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45F5" w:rsidRPr="00FE3666" w:rsidRDefault="00E219CB" w:rsidP="00FE3666">
      <w:pPr>
        <w:pStyle w:val="a6"/>
        <w:rPr>
          <w:rFonts w:eastAsia="Malgun Gothic"/>
          <w:lang w:eastAsia="ko-KR"/>
        </w:rPr>
      </w:pPr>
      <w:r w:rsidRPr="00FE3666">
        <w:rPr>
          <w:rFonts w:eastAsia="Malgun Gothic" w:hint="eastAsia"/>
          <w:lang w:eastAsia="ko-KR"/>
        </w:rPr>
        <w:t>목</w:t>
      </w:r>
      <w:r w:rsidRPr="00FE3666">
        <w:rPr>
          <w:rFonts w:eastAsia="Malgun Gothic" w:hint="eastAsia"/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차</w:t>
      </w: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Microsoft YaHei Light" w:eastAsia="Microsoft YaHei Light" w:hAnsi="Microsoft YaHei Light" w:cs="Segoe UI"/>
          <w:b/>
          <w:bCs/>
          <w:noProof/>
          <w:color w:val="333333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90022</wp:posOffset>
                </wp:positionV>
                <wp:extent cx="5241807" cy="7953154"/>
                <wp:effectExtent l="0" t="0" r="16510" b="1016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807" cy="7953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규</w:t>
                            </w: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회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원</w:t>
                            </w: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 xml:space="preserve"> 가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이드</w:t>
                            </w: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1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계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정으로</w:t>
                            </w: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 xml:space="preserve"> 베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팅하기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1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  <w:lang w:eastAsia="ko-KR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스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마트</w:t>
                            </w: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 xml:space="preserve"> 컨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트랙트로</w:t>
                            </w: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 xml:space="preserve"> 베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팅하기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베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팅</w:t>
                            </w: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 xml:space="preserve"> 규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정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1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축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구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1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hint="eastAsia"/>
                              </w:rPr>
                              <w:t>E-</w:t>
                            </w: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스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포츠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1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농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구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1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야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구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1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테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니스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1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배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구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1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스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누커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1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다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트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1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복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권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1"/>
                                <w:numId w:val="1"/>
                              </w:numPr>
                              <w:ind w:firstLineChars="0"/>
                              <w:rPr>
                                <w:ins w:id="0" w:author="Dell" w:date="2019-08-22T14:14:00Z"/>
                                <w:rFonts w:ascii="Malgun Gothic" w:eastAsia="Malgun Gothic" w:hAnsi="Malgun Gothic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실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시간</w:t>
                            </w: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 xml:space="preserve"> 베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팅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1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다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폴</w:t>
                            </w: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lang w:eastAsia="ko-KR"/>
                              </w:rPr>
                              <w:t>더 베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lang w:eastAsia="ko-KR"/>
                              </w:rPr>
                              <w:t>팅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이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용</w:t>
                            </w: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 xml:space="preserve"> 약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관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FE3666">
                              <w:rPr>
                                <w:rFonts w:ascii="Malgun Gothic" w:eastAsia="Malgun Gothic" w:hAnsi="Malgun Gothic" w:cs="BatangChe" w:hint="eastAsia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보</w:t>
                            </w:r>
                            <w:r w:rsidRPr="00FE3666">
                              <w:rPr>
                                <w:rFonts w:ascii="Malgun Gothic" w:eastAsia="Malgun Gothic" w:hAnsi="Malgun Gothic" w:cs="BatangChe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안</w:t>
                            </w:r>
                            <w:r w:rsidRPr="00FE3666">
                              <w:rPr>
                                <w:rFonts w:ascii="Malgun Gothic" w:eastAsia="Malgun Gothic" w:hAnsi="Malgun Gothic" w:cs="BatangChe" w:hint="eastAsia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FE3666">
                              <w:rPr>
                                <w:rFonts w:ascii="Malgun Gothic" w:eastAsia="Malgun Gothic" w:hAnsi="Malgun Gothic" w:cs="BatangChe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약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관</w:t>
                            </w:r>
                          </w:p>
                          <w:p w:rsidR="00987E50" w:rsidRPr="001F2C40" w:rsidRDefault="00987E50" w:rsidP="007445F5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암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호화폐</w:t>
                            </w:r>
                            <w:r w:rsidRPr="001F2C40">
                              <w:rPr>
                                <w:rFonts w:ascii="Malgun Gothic" w:eastAsia="Malgun Gothic" w:hAnsi="Malgun Gothic" w:cs="BatangChe" w:hint="eastAsia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 xml:space="preserve"> 면</w:t>
                            </w:r>
                            <w:r w:rsidRPr="001F2C40">
                              <w:rPr>
                                <w:rFonts w:ascii="Malgun Gothic" w:eastAsia="Malgun Gothic" w:hAnsi="Malgun Gothic" w:cs="BatangChe"/>
                                <w:b/>
                                <w:bCs/>
                                <w:sz w:val="22"/>
                                <w:szCs w:val="24"/>
                                <w:lang w:eastAsia="ko-KR"/>
                              </w:rPr>
                              <w:t>책조항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margin-left:0;margin-top:7.1pt;width:412.75pt;height:626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" fillcolor="white [3201]" strokeweight=".5pt">
                <v:textbox>
                  <w:txbxContent>
                    <w:p w:rsidR="00987E50" w:rsidRPr="001F2C40" w:rsidRDefault="00987E50" w:rsidP="007445F5">
                      <w:pPr>
                        <w:pStyle w:val="a5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  <w:b/>
                          <w:bCs/>
                          <w:sz w:val="22"/>
                          <w:szCs w:val="24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신</w:t>
                      </w:r>
                      <w:r w:rsidRPr="001F2C40">
                        <w:rPr>
                          <w:rFonts w:ascii="Malgun Gothic" w:eastAsia="Malgun Gothic" w:hAnsi="Malgun Gothic" w:cs="BatangChe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규</w:t>
                      </w:r>
                      <w:r w:rsidRPr="001F2C40">
                        <w:rPr>
                          <w:rFonts w:ascii="Malgun Gothic" w:eastAsia="Malgun Gothic" w:hAnsi="Malgun Gothic" w:cs="BatangChe" w:hint="eastAsia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회</w:t>
                      </w:r>
                      <w:r w:rsidRPr="001F2C40">
                        <w:rPr>
                          <w:rFonts w:ascii="Malgun Gothic" w:eastAsia="Malgun Gothic" w:hAnsi="Malgun Gothic" w:cs="BatangChe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원</w:t>
                      </w:r>
                      <w:r w:rsidRPr="001F2C40">
                        <w:rPr>
                          <w:rFonts w:ascii="Malgun Gothic" w:eastAsia="Malgun Gothic" w:hAnsi="Malgun Gothic" w:cs="BatangChe" w:hint="eastAsia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 xml:space="preserve"> 가</w:t>
                      </w:r>
                      <w:r w:rsidRPr="001F2C40">
                        <w:rPr>
                          <w:rFonts w:ascii="Malgun Gothic" w:eastAsia="Malgun Gothic" w:hAnsi="Malgun Gothic" w:cs="BatangChe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이드</w:t>
                      </w:r>
                      <w:r w:rsidRPr="001F2C40">
                        <w:rPr>
                          <w:rFonts w:ascii="Malgun Gothic" w:eastAsia="Malgun Gothic" w:hAnsi="Malgun Gothic" w:cs="BatangChe" w:hint="eastAsia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 xml:space="preserve"> 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1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계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정으로</w:t>
                      </w: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 xml:space="preserve"> 베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팅하기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1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  <w:lang w:eastAsia="ko-KR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스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마트</w:t>
                      </w: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 xml:space="preserve"> 컨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트랙트로</w:t>
                      </w: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 xml:space="preserve"> 베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팅하기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  <w:b/>
                          <w:bCs/>
                          <w:sz w:val="22"/>
                          <w:szCs w:val="24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베</w:t>
                      </w:r>
                      <w:r w:rsidRPr="001F2C40">
                        <w:rPr>
                          <w:rFonts w:ascii="Malgun Gothic" w:eastAsia="Malgun Gothic" w:hAnsi="Malgun Gothic" w:cs="BatangChe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팅</w:t>
                      </w:r>
                      <w:r w:rsidRPr="001F2C40">
                        <w:rPr>
                          <w:rFonts w:ascii="Malgun Gothic" w:eastAsia="Malgun Gothic" w:hAnsi="Malgun Gothic" w:cs="BatangChe" w:hint="eastAsia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 xml:space="preserve"> 규</w:t>
                      </w:r>
                      <w:r w:rsidRPr="001F2C40">
                        <w:rPr>
                          <w:rFonts w:ascii="Malgun Gothic" w:eastAsia="Malgun Gothic" w:hAnsi="Malgun Gothic" w:cs="BatangChe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정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1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축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구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1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</w:rPr>
                      </w:pPr>
                      <w:r w:rsidRPr="001F2C40">
                        <w:rPr>
                          <w:rFonts w:ascii="Malgun Gothic" w:eastAsia="Malgun Gothic" w:hAnsi="Malgun Gothic" w:hint="eastAsia"/>
                        </w:rPr>
                        <w:t>E-</w:t>
                      </w: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스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포츠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1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농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구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1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야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구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1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테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니스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1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배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구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1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스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누커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1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다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트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1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복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권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1"/>
                          <w:numId w:val="1"/>
                        </w:numPr>
                        <w:ind w:firstLineChars="0"/>
                        <w:rPr>
                          <w:ins w:id="1" w:author="Dell" w:date="2019-08-22T14:14:00Z"/>
                          <w:rFonts w:ascii="Malgun Gothic" w:eastAsia="Malgun Gothic" w:hAnsi="Malgun Gothic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실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시간</w:t>
                      </w: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 xml:space="preserve"> 베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팅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1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다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폴</w:t>
                      </w:r>
                      <w:r w:rsidRPr="001F2C40">
                        <w:rPr>
                          <w:rFonts w:ascii="Malgun Gothic" w:eastAsia="Malgun Gothic" w:hAnsi="Malgun Gothic" w:cs="BatangChe" w:hint="eastAsia"/>
                          <w:lang w:eastAsia="ko-KR"/>
                        </w:rPr>
                        <w:t>더 베</w:t>
                      </w:r>
                      <w:r w:rsidRPr="001F2C40">
                        <w:rPr>
                          <w:rFonts w:ascii="Malgun Gothic" w:eastAsia="Malgun Gothic" w:hAnsi="Malgun Gothic" w:cs="BatangChe"/>
                          <w:lang w:eastAsia="ko-KR"/>
                        </w:rPr>
                        <w:t>팅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  <w:b/>
                          <w:bCs/>
                          <w:sz w:val="22"/>
                          <w:szCs w:val="24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이</w:t>
                      </w:r>
                      <w:r w:rsidRPr="001F2C40">
                        <w:rPr>
                          <w:rFonts w:ascii="Malgun Gothic" w:eastAsia="Malgun Gothic" w:hAnsi="Malgun Gothic" w:cs="BatangChe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용</w:t>
                      </w:r>
                      <w:r w:rsidRPr="001F2C40">
                        <w:rPr>
                          <w:rFonts w:ascii="Malgun Gothic" w:eastAsia="Malgun Gothic" w:hAnsi="Malgun Gothic" w:cs="BatangChe" w:hint="eastAsia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 xml:space="preserve"> 약</w:t>
                      </w:r>
                      <w:r w:rsidRPr="001F2C40">
                        <w:rPr>
                          <w:rFonts w:ascii="Malgun Gothic" w:eastAsia="Malgun Gothic" w:hAnsi="Malgun Gothic" w:cs="BatangChe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관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  <w:b/>
                          <w:bCs/>
                          <w:sz w:val="22"/>
                          <w:szCs w:val="24"/>
                        </w:rPr>
                      </w:pPr>
                      <w:r w:rsidRPr="00FE3666">
                        <w:rPr>
                          <w:rFonts w:ascii="Malgun Gothic" w:eastAsia="Malgun Gothic" w:hAnsi="Malgun Gothic" w:cs="BatangChe" w:hint="eastAsia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보</w:t>
                      </w:r>
                      <w:r w:rsidRPr="00FE3666">
                        <w:rPr>
                          <w:rFonts w:ascii="Malgun Gothic" w:eastAsia="Malgun Gothic" w:hAnsi="Malgun Gothic" w:cs="BatangChe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안</w:t>
                      </w:r>
                      <w:r w:rsidRPr="00FE3666">
                        <w:rPr>
                          <w:rFonts w:ascii="Malgun Gothic" w:eastAsia="Malgun Gothic" w:hAnsi="Malgun Gothic" w:cs="BatangChe" w:hint="eastAsia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 xml:space="preserve"> </w:t>
                      </w:r>
                      <w:r w:rsidRPr="00FE3666">
                        <w:rPr>
                          <w:rFonts w:ascii="Malgun Gothic" w:eastAsia="Malgun Gothic" w:hAnsi="Malgun Gothic" w:cs="BatangChe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약</w:t>
                      </w:r>
                      <w:r w:rsidRPr="001F2C40">
                        <w:rPr>
                          <w:rFonts w:ascii="Malgun Gothic" w:eastAsia="Malgun Gothic" w:hAnsi="Malgun Gothic" w:cs="BatangChe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관</w:t>
                      </w:r>
                    </w:p>
                    <w:p w:rsidR="00987E50" w:rsidRPr="001F2C40" w:rsidRDefault="00987E50" w:rsidP="007445F5">
                      <w:pPr>
                        <w:pStyle w:val="a5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Malgun Gothic" w:eastAsia="Malgun Gothic" w:hAnsi="Malgun Gothic"/>
                          <w:b/>
                          <w:bCs/>
                          <w:sz w:val="22"/>
                          <w:szCs w:val="24"/>
                        </w:rPr>
                      </w:pPr>
                      <w:r w:rsidRPr="001F2C40">
                        <w:rPr>
                          <w:rFonts w:ascii="Malgun Gothic" w:eastAsia="Malgun Gothic" w:hAnsi="Malgun Gothic" w:cs="BatangChe" w:hint="eastAsia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암</w:t>
                      </w:r>
                      <w:r w:rsidRPr="001F2C40">
                        <w:rPr>
                          <w:rFonts w:ascii="Malgun Gothic" w:eastAsia="Malgun Gothic" w:hAnsi="Malgun Gothic" w:cs="BatangChe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호화폐</w:t>
                      </w:r>
                      <w:r w:rsidRPr="001F2C40">
                        <w:rPr>
                          <w:rFonts w:ascii="Malgun Gothic" w:eastAsia="Malgun Gothic" w:hAnsi="Malgun Gothic" w:cs="BatangChe" w:hint="eastAsia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 xml:space="preserve"> 면</w:t>
                      </w:r>
                      <w:r w:rsidRPr="001F2C40">
                        <w:rPr>
                          <w:rFonts w:ascii="Malgun Gothic" w:eastAsia="Malgun Gothic" w:hAnsi="Malgun Gothic" w:cs="BatangChe"/>
                          <w:b/>
                          <w:bCs/>
                          <w:sz w:val="22"/>
                          <w:szCs w:val="24"/>
                          <w:lang w:eastAsia="ko-KR"/>
                        </w:rPr>
                        <w:t>책조항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7445F5" w:rsidRPr="00FE3666" w:rsidRDefault="007445F5" w:rsidP="007445F5">
      <w:pPr>
        <w:widowControl/>
        <w:shd w:val="clear" w:color="auto" w:fill="FFFFFF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</w:p>
    <w:p w:rsidR="0051480C" w:rsidRPr="00FE3666" w:rsidRDefault="00E219CB" w:rsidP="0051480C">
      <w:pPr>
        <w:pStyle w:val="1"/>
        <w:rPr>
          <w:rFonts w:ascii="Malgun Gothic" w:eastAsia="Malgun Gothic" w:hAnsi="Malgun Gothic"/>
          <w:lang w:eastAsia="ko-KR"/>
        </w:rPr>
      </w:pPr>
      <w:r w:rsidRPr="00FE3666">
        <w:rPr>
          <w:rFonts w:ascii="Malgun Gothic" w:eastAsia="Malgun Gothic" w:hAnsi="Malgun Gothic" w:cs="BatangChe" w:hint="eastAsia"/>
          <w:lang w:eastAsia="ko-KR"/>
        </w:rPr>
        <w:lastRenderedPageBreak/>
        <w:t>신규회원 가이드</w:t>
      </w:r>
    </w:p>
    <w:p w:rsidR="007A181D" w:rsidRPr="00FE3666" w:rsidRDefault="00E219CB" w:rsidP="007A181D">
      <w:pPr>
        <w:pStyle w:val="a5"/>
        <w:numPr>
          <w:ilvl w:val="0"/>
          <w:numId w:val="27"/>
        </w:numPr>
        <w:ind w:firstLineChars="0"/>
        <w:jc w:val="left"/>
        <w:rPr>
          <w:rFonts w:ascii="Malgun Gothic" w:eastAsia="Malgun Gothic" w:hAnsi="Malgun Gothic"/>
          <w:b/>
          <w:bCs/>
          <w:sz w:val="24"/>
          <w:szCs w:val="24"/>
        </w:rPr>
      </w:pPr>
      <w:r w:rsidRPr="00FE3666">
        <w:rPr>
          <w:rFonts w:ascii="Malgun Gothic" w:eastAsia="Malgun Gothic" w:hAnsi="Malgun Gothic" w:cs="BatangChe" w:hint="eastAsia"/>
          <w:b/>
          <w:bCs/>
          <w:sz w:val="24"/>
          <w:szCs w:val="24"/>
          <w:lang w:eastAsia="ko-KR"/>
        </w:rPr>
        <w:t>계정으로 베팅하기</w:t>
      </w:r>
      <w:r w:rsidR="007A181D" w:rsidRPr="00FE3666">
        <w:rPr>
          <w:rFonts w:ascii="Malgun Gothic" w:eastAsia="Malgun Gothic" w:hAnsi="Malgun Gothic" w:hint="eastAsia"/>
          <w:b/>
          <w:bCs/>
          <w:sz w:val="24"/>
          <w:szCs w:val="24"/>
        </w:rPr>
        <w:t>：</w:t>
      </w:r>
    </w:p>
    <w:p w:rsidR="000F49B5" w:rsidRPr="00FE3666" w:rsidRDefault="00E219CB" w:rsidP="000F49B5">
      <w:pPr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icrosoft YaHei Light" w:hAnsi="Microsoft YaHei Light" w:hint="eastAsia"/>
          <w:szCs w:val="21"/>
          <w:lang w:eastAsia="ko-KR"/>
        </w:rPr>
        <w:t>Step1</w:t>
      </w:r>
      <w:r w:rsidR="00605A6D" w:rsidRPr="00FE3666">
        <w:rPr>
          <w:rFonts w:ascii="Microsoft YaHei Light" w:eastAsia="Microsoft YaHei Light" w:hAnsi="Microsoft YaHei Light" w:hint="eastAsia"/>
          <w:szCs w:val="21"/>
          <w:lang w:eastAsia="ko-KR"/>
        </w:rPr>
        <w:t>：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회원가입</w:t>
      </w:r>
    </w:p>
    <w:p w:rsidR="00163651" w:rsidRPr="00FE3666" w:rsidRDefault="00E219CB" w:rsidP="004E609E">
      <w:pPr>
        <w:spacing w:line="320" w:lineRule="exact"/>
        <w:jc w:val="left"/>
        <w:rPr>
          <w:rStyle w:val="a8"/>
          <w:rFonts w:ascii="Malgun Gothic" w:eastAsia="Malgun Gothic" w:hAnsi="Malgun Gothic" w:cs="BatangChe"/>
          <w:color w:val="auto"/>
          <w:szCs w:val="21"/>
          <w:u w:val="none"/>
          <w:lang w:eastAsia="ko-KR"/>
        </w:rPr>
      </w:pPr>
      <w:r w:rsidRPr="00FE3666">
        <w:rPr>
          <w:rFonts w:ascii="Malgun Gothic" w:eastAsia="Malgun Gothic" w:hAnsi="Malgun Gothic" w:cs="BatangChe" w:hint="eastAsia"/>
          <w:szCs w:val="21"/>
          <w:lang w:eastAsia="ko-KR"/>
        </w:rPr>
        <w:t>사용자는 플랫폼에서 바로 회원가입하거나 기타 서드파티 계정으로 로그인이 가능합니다.</w:t>
      </w:r>
    </w:p>
    <w:p w:rsidR="00163651" w:rsidRPr="00FE3666" w:rsidRDefault="00E219CB" w:rsidP="00E219CB">
      <w:pPr>
        <w:pStyle w:val="a5"/>
        <w:numPr>
          <w:ilvl w:val="0"/>
          <w:numId w:val="32"/>
        </w:numPr>
        <w:ind w:left="357" w:firstLineChars="0" w:hanging="357"/>
        <w:jc w:val="left"/>
        <w:rPr>
          <w:rFonts w:ascii="Malgun Gothic" w:eastAsia="Malgun Gothic" w:hAnsi="Malgun Gothic"/>
          <w:szCs w:val="21"/>
        </w:rPr>
      </w:pPr>
      <w:r w:rsidRPr="00FE3666">
        <w:rPr>
          <w:rFonts w:ascii="Malgun Gothic" w:eastAsia="Malgun Gothic" w:hAnsi="Malgun Gothic" w:cs="BatangChe" w:hint="eastAsia"/>
          <w:szCs w:val="21"/>
          <w:lang w:eastAsia="ko-KR"/>
        </w:rPr>
        <w:t>플랫폼 회원가입</w:t>
      </w:r>
    </w:p>
    <w:p w:rsidR="00163651" w:rsidRPr="00FE3666" w:rsidRDefault="00E219CB" w:rsidP="00163651">
      <w:pPr>
        <w:pStyle w:val="a5"/>
        <w:numPr>
          <w:ilvl w:val="0"/>
          <w:numId w:val="30"/>
        </w:numPr>
        <w:ind w:firstLineChars="0"/>
        <w:jc w:val="left"/>
        <w:rPr>
          <w:rFonts w:ascii="Malgun Gothic" w:eastAsia="Malgun Gothic" w:hAnsi="Malgun Gothic"/>
          <w:szCs w:val="21"/>
          <w:lang w:eastAsia="ko-KR"/>
        </w:rPr>
      </w:pPr>
      <w:proofErr w:type="spellStart"/>
      <w:r w:rsidRPr="00FE3666">
        <w:rPr>
          <w:rFonts w:ascii="Malgun Gothic" w:eastAsia="Malgun Gothic" w:hAnsi="Malgun Gothic" w:hint="eastAsia"/>
          <w:szCs w:val="21"/>
          <w:lang w:eastAsia="ko-KR"/>
        </w:rPr>
        <w:t>Coingame</w:t>
      </w:r>
      <w:proofErr w:type="spellEnd"/>
      <w:r w:rsidRPr="00FE3666">
        <w:rPr>
          <w:rFonts w:ascii="Malgun Gothic" w:eastAsia="Malgun Gothic" w:hAnsi="Malgun Gothic" w:hint="eastAsia"/>
          <w:szCs w:val="21"/>
          <w:lang w:eastAsia="ko-KR"/>
        </w:rPr>
        <w:t xml:space="preserve">에 접속하여 화면 우측 상단의 </w:t>
      </w:r>
      <w:r w:rsidRPr="00FE3666">
        <w:rPr>
          <w:rFonts w:ascii="Malgun Gothic" w:eastAsia="Malgun Gothic" w:hAnsi="Malgun Gothic"/>
          <w:szCs w:val="21"/>
          <w:lang w:eastAsia="ko-KR"/>
        </w:rPr>
        <w:t>“</w:t>
      </w:r>
      <w:r w:rsidRPr="00FE3666">
        <w:rPr>
          <w:rFonts w:ascii="Malgun Gothic" w:eastAsia="Malgun Gothic" w:hAnsi="Malgun Gothic" w:hint="eastAsia"/>
          <w:szCs w:val="21"/>
          <w:lang w:eastAsia="ko-KR"/>
        </w:rPr>
        <w:t>회원가입</w:t>
      </w:r>
      <w:r w:rsidRPr="00FE3666">
        <w:rPr>
          <w:rFonts w:ascii="Malgun Gothic" w:eastAsia="Malgun Gothic" w:hAnsi="Malgun Gothic"/>
          <w:szCs w:val="21"/>
          <w:lang w:eastAsia="ko-KR"/>
        </w:rPr>
        <w:t xml:space="preserve">” </w:t>
      </w:r>
      <w:r w:rsidRPr="00FE3666">
        <w:rPr>
          <w:rFonts w:ascii="Malgun Gothic" w:eastAsia="Malgun Gothic" w:hAnsi="Malgun Gothic" w:hint="eastAsia"/>
          <w:szCs w:val="21"/>
          <w:lang w:eastAsia="ko-KR"/>
        </w:rPr>
        <w:t>버튼 클릭</w:t>
      </w:r>
    </w:p>
    <w:p w:rsidR="00163651" w:rsidRPr="00FE3666" w:rsidRDefault="00E219CB" w:rsidP="00163651">
      <w:pPr>
        <w:pStyle w:val="a5"/>
        <w:numPr>
          <w:ilvl w:val="0"/>
          <w:numId w:val="30"/>
        </w:numPr>
        <w:ind w:firstLineChars="0"/>
        <w:jc w:val="left"/>
        <w:rPr>
          <w:rFonts w:ascii="Microsoft YaHei Light" w:eastAsia="Malgun Gothic" w:hAnsi="Microsoft YaHei Light"/>
          <w:szCs w:val="21"/>
          <w:lang w:eastAsia="ko-KR"/>
        </w:rPr>
      </w:pP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표시된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내용에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따라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가입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정보를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="0029456A" w:rsidRPr="00FE3666">
        <w:rPr>
          <w:rFonts w:ascii="Microsoft YaHei Light" w:eastAsia="Malgun Gothic" w:hAnsi="Microsoft YaHei Light" w:hint="eastAsia"/>
          <w:szCs w:val="21"/>
          <w:lang w:eastAsia="ko-KR"/>
        </w:rPr>
        <w:t>입력</w:t>
      </w:r>
    </w:p>
    <w:p w:rsidR="00163651" w:rsidRPr="00FE3666" w:rsidRDefault="00E219CB" w:rsidP="00163651">
      <w:pPr>
        <w:pStyle w:val="a5"/>
        <w:numPr>
          <w:ilvl w:val="0"/>
          <w:numId w:val="30"/>
        </w:numPr>
        <w:ind w:firstLineChars="0"/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&lt;</w:t>
      </w:r>
      <w:proofErr w:type="spellStart"/>
      <w:r w:rsidRPr="00FE3666">
        <w:rPr>
          <w:rFonts w:ascii="Microsoft YaHei Light" w:eastAsia="Malgun Gothic" w:hAnsi="Microsoft YaHei Light"/>
          <w:szCs w:val="21"/>
          <w:lang w:eastAsia="ko-KR"/>
        </w:rPr>
        <w:t>Coingame</w:t>
      </w:r>
      <w:proofErr w:type="spellEnd"/>
      <w:r w:rsidRPr="00FE3666">
        <w:rPr>
          <w:rFonts w:ascii="Microsoft YaHei Light" w:eastAsia="Malgun Gothic" w:hAnsi="Microsoft YaHei Light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서비스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약관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&gt;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동의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후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="005E6A13" w:rsidRPr="00FE3666">
        <w:rPr>
          <w:rFonts w:ascii="Microsoft YaHei Light" w:eastAsia="Malgun Gothic" w:hAnsi="Microsoft YaHei Light"/>
          <w:szCs w:val="21"/>
          <w:lang w:eastAsia="ko-KR"/>
        </w:rPr>
        <w:t>“</w:t>
      </w:r>
      <w:r w:rsidR="005E6A13" w:rsidRPr="00FE3666">
        <w:rPr>
          <w:rFonts w:ascii="Microsoft YaHei Light" w:eastAsia="Malgun Gothic" w:hAnsi="Microsoft YaHei Light" w:hint="eastAsia"/>
          <w:szCs w:val="21"/>
          <w:lang w:eastAsia="ko-KR"/>
        </w:rPr>
        <w:t>다음</w:t>
      </w:r>
      <w:r w:rsidR="005E6A13" w:rsidRPr="00FE3666">
        <w:rPr>
          <w:rFonts w:ascii="Microsoft YaHei Light" w:eastAsia="Malgun Gothic" w:hAnsi="Microsoft YaHei Light"/>
          <w:szCs w:val="21"/>
          <w:lang w:eastAsia="ko-KR"/>
        </w:rPr>
        <w:t xml:space="preserve">” </w:t>
      </w:r>
      <w:r w:rsidR="005E6A13" w:rsidRPr="00FE3666">
        <w:rPr>
          <w:rFonts w:ascii="Microsoft YaHei Light" w:eastAsia="Malgun Gothic" w:hAnsi="Microsoft YaHei Light" w:hint="eastAsia"/>
          <w:szCs w:val="21"/>
          <w:lang w:eastAsia="ko-KR"/>
        </w:rPr>
        <w:t>버튼</w:t>
      </w:r>
      <w:r w:rsidR="005E6A13"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="005E6A13" w:rsidRPr="00FE3666">
        <w:rPr>
          <w:rFonts w:ascii="Microsoft YaHei Light" w:eastAsia="Malgun Gothic" w:hAnsi="Microsoft YaHei Light" w:hint="eastAsia"/>
          <w:szCs w:val="21"/>
          <w:lang w:eastAsia="ko-KR"/>
        </w:rPr>
        <w:t>클릭</w:t>
      </w:r>
      <w:r w:rsidR="005E6A13"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</w:p>
    <w:p w:rsidR="00163651" w:rsidRPr="00FE3666" w:rsidRDefault="005E6A13" w:rsidP="00163651">
      <w:pPr>
        <w:pStyle w:val="a5"/>
        <w:numPr>
          <w:ilvl w:val="0"/>
          <w:numId w:val="30"/>
        </w:numPr>
        <w:ind w:firstLineChars="0"/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algun Gothic" w:hAnsi="Microsoft YaHei Light"/>
          <w:szCs w:val="21"/>
          <w:lang w:eastAsia="ko-KR"/>
        </w:rPr>
        <w:t>“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인증번호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 xml:space="preserve">”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클릭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,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인증번호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="0029456A" w:rsidRPr="00FE3666">
        <w:rPr>
          <w:rFonts w:ascii="Microsoft YaHei Light" w:eastAsia="Malgun Gothic" w:hAnsi="Microsoft YaHei Light" w:hint="eastAsia"/>
          <w:szCs w:val="21"/>
          <w:lang w:eastAsia="ko-KR"/>
        </w:rPr>
        <w:t>입력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후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>“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완료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 xml:space="preserve">”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버튼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클릭</w:t>
      </w:r>
    </w:p>
    <w:p w:rsidR="005E6A13" w:rsidRPr="00FE3666" w:rsidRDefault="005E6A13" w:rsidP="00FE3666">
      <w:pPr>
        <w:pStyle w:val="a5"/>
        <w:numPr>
          <w:ilvl w:val="0"/>
          <w:numId w:val="30"/>
        </w:numPr>
        <w:ind w:firstLineChars="0"/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6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자리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출금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비밀번호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설정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후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>“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확인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 xml:space="preserve">”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버튼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클릭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시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회원가입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완료</w:t>
      </w:r>
    </w:p>
    <w:p w:rsidR="00163651" w:rsidRPr="00FE3666" w:rsidRDefault="00424593" w:rsidP="00424593">
      <w:pPr>
        <w:pStyle w:val="a5"/>
        <w:numPr>
          <w:ilvl w:val="0"/>
          <w:numId w:val="32"/>
        </w:numPr>
        <w:ind w:left="357" w:firstLineChars="0" w:hanging="357"/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서드파티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계정으로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로그인</w:t>
      </w:r>
    </w:p>
    <w:p w:rsidR="00163651" w:rsidRPr="00FE3666" w:rsidRDefault="00424593" w:rsidP="00163651">
      <w:pPr>
        <w:pStyle w:val="a5"/>
        <w:numPr>
          <w:ilvl w:val="0"/>
          <w:numId w:val="31"/>
        </w:numPr>
        <w:ind w:firstLineChars="0"/>
        <w:jc w:val="left"/>
        <w:rPr>
          <w:rFonts w:ascii="Microsoft YaHei Light" w:eastAsia="Microsoft YaHei Light" w:hAnsi="Microsoft YaHei Light"/>
          <w:szCs w:val="21"/>
          <w:lang w:eastAsia="ko-KR"/>
        </w:rPr>
      </w:pPr>
      <w:proofErr w:type="spellStart"/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Coingame</w:t>
      </w:r>
      <w:proofErr w:type="spellEnd"/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에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접속하여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화면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우측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상단의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>”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로그인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 xml:space="preserve">”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버튼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클릭</w:t>
      </w:r>
    </w:p>
    <w:p w:rsidR="00C72716" w:rsidRPr="00FE3666" w:rsidRDefault="00424593" w:rsidP="00C72716">
      <w:pPr>
        <w:pStyle w:val="a5"/>
        <w:numPr>
          <w:ilvl w:val="0"/>
          <w:numId w:val="31"/>
        </w:numPr>
        <w:ind w:firstLineChars="0"/>
        <w:jc w:val="left"/>
        <w:rPr>
          <w:rFonts w:ascii="Microsoft YaHei Light" w:eastAsia="Malgun Gothic" w:hAnsi="Microsoft YaHei Light"/>
          <w:szCs w:val="21"/>
          <w:lang w:eastAsia="ko-KR"/>
        </w:rPr>
      </w:pP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화면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하단의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기타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로그인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방식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(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>Facebook, Twitter, Google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)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선택하여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사용자가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선택한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서드파티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로그인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화면으로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이동</w:t>
      </w:r>
    </w:p>
    <w:p w:rsidR="00163651" w:rsidRPr="00FE3666" w:rsidRDefault="00424593" w:rsidP="00163651">
      <w:pPr>
        <w:pStyle w:val="a5"/>
        <w:numPr>
          <w:ilvl w:val="0"/>
          <w:numId w:val="31"/>
        </w:numPr>
        <w:ind w:firstLineChars="0"/>
        <w:jc w:val="left"/>
        <w:rPr>
          <w:rFonts w:ascii="Microsoft YaHei Light" w:eastAsia="Malgun Gothic" w:hAnsi="Microsoft YaHei Light"/>
          <w:szCs w:val="21"/>
          <w:lang w:eastAsia="ko-KR"/>
        </w:rPr>
      </w:pP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로그인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확인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후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proofErr w:type="spellStart"/>
      <w:r w:rsidRPr="00FE3666">
        <w:rPr>
          <w:rFonts w:ascii="Microsoft YaHei Light" w:eastAsia="Malgun Gothic" w:hAnsi="Microsoft YaHei Light"/>
          <w:szCs w:val="21"/>
          <w:lang w:eastAsia="ko-KR"/>
        </w:rPr>
        <w:t>Coingame</w:t>
      </w:r>
      <w:proofErr w:type="spellEnd"/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플랫폼으로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돌아와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이메일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및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인증번호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="0029456A" w:rsidRPr="00FE3666">
        <w:rPr>
          <w:rFonts w:ascii="Microsoft YaHei Light" w:eastAsia="Malgun Gothic" w:hAnsi="Microsoft YaHei Light" w:hint="eastAsia"/>
          <w:szCs w:val="21"/>
          <w:lang w:eastAsia="ko-KR"/>
        </w:rPr>
        <w:t>입력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, 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>“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확인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>”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버튼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클릭</w:t>
      </w:r>
    </w:p>
    <w:p w:rsidR="00C72716" w:rsidRPr="00FE3666" w:rsidRDefault="00424593" w:rsidP="00C72716">
      <w:pPr>
        <w:pStyle w:val="a5"/>
        <w:numPr>
          <w:ilvl w:val="0"/>
          <w:numId w:val="31"/>
        </w:numPr>
        <w:ind w:firstLineChars="0"/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6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자리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출금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비밀번호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설정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후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>“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확인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 xml:space="preserve">”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버튼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클릭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시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회원가입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완료</w:t>
      </w:r>
    </w:p>
    <w:p w:rsidR="000F49B5" w:rsidRPr="00FE3666" w:rsidRDefault="00424593" w:rsidP="000F49B5">
      <w:pPr>
        <w:jc w:val="left"/>
        <w:rPr>
          <w:rFonts w:ascii="Malgun Gothic" w:eastAsia="Malgun Gothic" w:hAnsi="Malgun Gothic"/>
          <w:szCs w:val="21"/>
          <w:lang w:eastAsia="ko-KR"/>
        </w:rPr>
      </w:pPr>
      <w:r w:rsidRPr="00FE3666">
        <w:rPr>
          <w:rFonts w:ascii="Malgun Gothic" w:eastAsia="Malgun Gothic" w:hAnsi="Malgun Gothic" w:hint="eastAsia"/>
          <w:szCs w:val="21"/>
          <w:lang w:eastAsia="ko-KR"/>
        </w:rPr>
        <w:t xml:space="preserve">Step2: </w:t>
      </w:r>
      <w:r w:rsidR="009C27BE" w:rsidRPr="00FE3666">
        <w:rPr>
          <w:rFonts w:ascii="Malgun Gothic" w:eastAsia="Malgun Gothic" w:hAnsi="Malgun Gothic" w:cs="BatangChe" w:hint="eastAsia"/>
          <w:szCs w:val="21"/>
          <w:lang w:eastAsia="ko-KR"/>
        </w:rPr>
        <w:t>충전하기</w:t>
      </w:r>
    </w:p>
    <w:p w:rsidR="000F49B5" w:rsidRPr="00FE3666" w:rsidRDefault="009C27BE" w:rsidP="000F49B5">
      <w:pPr>
        <w:jc w:val="left"/>
        <w:rPr>
          <w:rFonts w:ascii="Malgun Gothic" w:eastAsia="Malgun Gothic" w:hAnsi="Malgun Gothic"/>
          <w:szCs w:val="21"/>
          <w:lang w:eastAsia="ko-KR"/>
        </w:rPr>
      </w:pPr>
      <w:r w:rsidRPr="00FE3666">
        <w:rPr>
          <w:rFonts w:ascii="Malgun Gothic" w:eastAsia="Malgun Gothic" w:hAnsi="Malgun Gothic"/>
          <w:szCs w:val="21"/>
          <w:lang w:eastAsia="ko-KR"/>
        </w:rPr>
        <w:t xml:space="preserve">1. </w:t>
      </w:r>
      <w:r w:rsidR="0029456A" w:rsidRPr="00FE3666">
        <w:rPr>
          <w:rFonts w:ascii="Malgun Gothic" w:eastAsia="Malgun Gothic" w:hAnsi="Malgun Gothic" w:cs="BatangChe" w:hint="eastAsia"/>
          <w:szCs w:val="21"/>
          <w:lang w:eastAsia="ko-KR"/>
        </w:rPr>
        <w:t>홈페이지</w:t>
      </w:r>
      <w:r w:rsidRPr="00FE3666">
        <w:rPr>
          <w:rFonts w:ascii="Malgun Gothic" w:eastAsia="Malgun Gothic" w:hAnsi="Malgun Gothic" w:cs="BatangChe" w:hint="eastAsia"/>
          <w:szCs w:val="21"/>
          <w:lang w:eastAsia="ko-KR"/>
        </w:rPr>
        <w:t xml:space="preserve"> 우측 상단의 </w:t>
      </w:r>
      <w:r w:rsidR="001F2C40" w:rsidRPr="00FE3666">
        <w:rPr>
          <w:rFonts w:ascii="Malgun Gothic" w:eastAsia="Malgun Gothic" w:hAnsi="Malgun Gothic" w:cs="BatangChe" w:hint="eastAsia"/>
          <w:szCs w:val="21"/>
          <w:lang w:eastAsia="ko-KR"/>
        </w:rPr>
        <w:t>계정 클릭 후</w:t>
      </w:r>
      <w:r w:rsidR="001F2C40" w:rsidRPr="00FE3666">
        <w:rPr>
          <w:rFonts w:ascii="Malgun Gothic" w:eastAsia="Malgun Gothic" w:hAnsi="Malgun Gothic" w:cs="BatangChe"/>
          <w:szCs w:val="21"/>
          <w:lang w:eastAsia="ko-KR"/>
        </w:rPr>
        <w:t xml:space="preserve"> “</w:t>
      </w:r>
      <w:r w:rsidR="001F2C40" w:rsidRPr="00FE3666">
        <w:rPr>
          <w:rFonts w:ascii="Malgun Gothic" w:eastAsia="Malgun Gothic" w:hAnsi="Malgun Gothic" w:cs="BatangChe" w:hint="eastAsia"/>
          <w:szCs w:val="21"/>
          <w:lang w:eastAsia="ko-KR"/>
        </w:rPr>
        <w:t>충전/출금</w:t>
      </w:r>
      <w:r w:rsidR="001F2C40" w:rsidRPr="00FE3666">
        <w:rPr>
          <w:rFonts w:ascii="Malgun Gothic" w:eastAsia="Malgun Gothic" w:hAnsi="Malgun Gothic" w:cs="BatangChe"/>
          <w:szCs w:val="21"/>
          <w:lang w:eastAsia="ko-KR"/>
        </w:rPr>
        <w:t xml:space="preserve">” </w:t>
      </w:r>
      <w:r w:rsidR="001F2C40" w:rsidRPr="00FE3666">
        <w:rPr>
          <w:rFonts w:ascii="Malgun Gothic" w:eastAsia="Malgun Gothic" w:hAnsi="Malgun Gothic" w:cs="BatangChe" w:hint="eastAsia"/>
          <w:szCs w:val="21"/>
          <w:lang w:eastAsia="ko-KR"/>
        </w:rPr>
        <w:t xml:space="preserve">버튼 클릭 </w:t>
      </w:r>
      <w:r w:rsidR="001F2C40" w:rsidRPr="00FE3666">
        <w:rPr>
          <w:rFonts w:ascii="Malgun Gothic" w:eastAsia="Malgun Gothic" w:hAnsi="Malgun Gothic" w:cs="BatangChe"/>
          <w:szCs w:val="21"/>
          <w:lang w:eastAsia="ko-KR"/>
        </w:rPr>
        <w:t xml:space="preserve"> </w:t>
      </w:r>
    </w:p>
    <w:p w:rsidR="000F49B5" w:rsidRPr="00FE3666" w:rsidRDefault="000F49B5" w:rsidP="000F49B5">
      <w:pPr>
        <w:jc w:val="left"/>
        <w:rPr>
          <w:rFonts w:ascii="Malgun Gothic" w:eastAsia="Malgun Gothic" w:hAnsi="Malgun Gothic"/>
          <w:szCs w:val="21"/>
          <w:lang w:eastAsia="ko-KR"/>
        </w:rPr>
      </w:pPr>
      <w:bookmarkStart w:id="2" w:name="_Hlk522784195"/>
      <w:r w:rsidRPr="00FE3666">
        <w:rPr>
          <w:rFonts w:ascii="Malgun Gothic" w:eastAsia="Malgun Gothic" w:hAnsi="Malgun Gothic"/>
          <w:szCs w:val="21"/>
          <w:lang w:eastAsia="ko-KR"/>
        </w:rPr>
        <w:t>2</w:t>
      </w:r>
      <w:r w:rsidR="001F2C40" w:rsidRPr="00FE3666">
        <w:rPr>
          <w:rFonts w:ascii="Malgun Gothic" w:eastAsia="Malgun Gothic" w:hAnsi="Malgun Gothic" w:hint="eastAsia"/>
          <w:szCs w:val="21"/>
          <w:lang w:eastAsia="ko-KR"/>
        </w:rPr>
        <w:t xml:space="preserve">. </w:t>
      </w:r>
      <w:r w:rsidR="001F2C40" w:rsidRPr="00FE3666">
        <w:rPr>
          <w:rFonts w:ascii="Malgun Gothic" w:eastAsia="Malgun Gothic" w:hAnsi="Malgun Gothic" w:cs="BatangChe" w:hint="eastAsia"/>
          <w:szCs w:val="21"/>
          <w:lang w:eastAsia="ko-KR"/>
        </w:rPr>
        <w:t xml:space="preserve">지갑의 암호화폐 기본 설정은 </w:t>
      </w:r>
      <w:r w:rsidR="001F2C40" w:rsidRPr="00FE3666">
        <w:rPr>
          <w:rFonts w:ascii="Malgun Gothic" w:eastAsia="Malgun Gothic" w:hAnsi="Malgun Gothic" w:cs="BatangChe"/>
          <w:szCs w:val="21"/>
          <w:lang w:eastAsia="ko-KR"/>
        </w:rPr>
        <w:t>ETH</w:t>
      </w:r>
      <w:r w:rsidR="001F2C40" w:rsidRPr="00FE3666">
        <w:rPr>
          <w:rFonts w:ascii="Malgun Gothic" w:eastAsia="Malgun Gothic" w:hAnsi="Malgun Gothic" w:cs="BatangChe" w:hint="eastAsia"/>
          <w:szCs w:val="21"/>
          <w:lang w:eastAsia="ko-KR"/>
        </w:rPr>
        <w:t>이며 화면 상단의 암호화폐 로고를 클릭하여 암호화폐 종류 변경 가능</w:t>
      </w:r>
    </w:p>
    <w:p w:rsidR="000F49B5" w:rsidRPr="00FE3666" w:rsidRDefault="000F49B5" w:rsidP="001F2C40">
      <w:pPr>
        <w:ind w:left="210" w:hangingChars="100" w:hanging="210"/>
        <w:jc w:val="left"/>
        <w:rPr>
          <w:rFonts w:ascii="Malgun Gothic" w:eastAsia="Malgun Gothic" w:hAnsi="Malgun Gothic"/>
          <w:szCs w:val="21"/>
          <w:lang w:eastAsia="ko-KR"/>
        </w:rPr>
      </w:pPr>
      <w:r w:rsidRPr="00FE3666">
        <w:rPr>
          <w:rFonts w:ascii="Malgun Gothic" w:eastAsia="Malgun Gothic" w:hAnsi="Malgun Gothic"/>
          <w:szCs w:val="21"/>
          <w:lang w:eastAsia="ko-KR"/>
        </w:rPr>
        <w:lastRenderedPageBreak/>
        <w:t>3</w:t>
      </w:r>
      <w:r w:rsidR="001F2C40" w:rsidRPr="00FE3666">
        <w:rPr>
          <w:rFonts w:ascii="Malgun Gothic" w:eastAsia="Malgun Gothic" w:hAnsi="Malgun Gothic"/>
          <w:szCs w:val="21"/>
          <w:lang w:eastAsia="ko-KR"/>
        </w:rPr>
        <w:t xml:space="preserve">. </w:t>
      </w:r>
      <w:r w:rsidR="001F2C40" w:rsidRPr="00FE3666">
        <w:rPr>
          <w:rFonts w:ascii="Malgun Gothic" w:eastAsia="Malgun Gothic" w:hAnsi="Malgun Gothic" w:cs="BatangChe" w:hint="eastAsia"/>
          <w:szCs w:val="21"/>
          <w:lang w:eastAsia="ko-KR"/>
        </w:rPr>
        <w:t xml:space="preserve">충전 주소를 복사하거나 거래소 지갑 </w:t>
      </w:r>
      <w:r w:rsidR="001F2C40" w:rsidRPr="00FE3666">
        <w:rPr>
          <w:rFonts w:ascii="Malgun Gothic" w:eastAsia="Malgun Gothic" w:hAnsi="Malgun Gothic" w:cs="BatangChe"/>
          <w:szCs w:val="21"/>
          <w:lang w:eastAsia="ko-KR"/>
        </w:rPr>
        <w:t>QR</w:t>
      </w:r>
      <w:r w:rsidR="001F2C40" w:rsidRPr="00FE3666">
        <w:rPr>
          <w:rFonts w:ascii="Malgun Gothic" w:eastAsia="Malgun Gothic" w:hAnsi="Malgun Gothic" w:cs="BatangChe" w:hint="eastAsia"/>
          <w:szCs w:val="21"/>
          <w:lang w:eastAsia="ko-KR"/>
        </w:rPr>
        <w:t xml:space="preserve">코드를 사용하여 선택한 암호화폐 종류를 거래소 혹은 개인 지갑에서 </w:t>
      </w:r>
      <w:proofErr w:type="spellStart"/>
      <w:r w:rsidR="001F2C40" w:rsidRPr="00FE3666">
        <w:rPr>
          <w:rFonts w:ascii="Malgun Gothic" w:eastAsia="Malgun Gothic" w:hAnsi="Malgun Gothic" w:cs="BatangChe"/>
          <w:szCs w:val="21"/>
          <w:lang w:eastAsia="ko-KR"/>
        </w:rPr>
        <w:t>Coingame</w:t>
      </w:r>
      <w:proofErr w:type="spellEnd"/>
      <w:r w:rsidR="001F2C40" w:rsidRPr="00FE3666">
        <w:rPr>
          <w:rFonts w:ascii="Malgun Gothic" w:eastAsia="Malgun Gothic" w:hAnsi="Malgun Gothic" w:cs="BatangChe"/>
          <w:szCs w:val="21"/>
          <w:lang w:eastAsia="ko-KR"/>
        </w:rPr>
        <w:t xml:space="preserve"> </w:t>
      </w:r>
      <w:r w:rsidR="001F2C40" w:rsidRPr="00FE3666">
        <w:rPr>
          <w:rFonts w:ascii="Malgun Gothic" w:eastAsia="Malgun Gothic" w:hAnsi="Malgun Gothic" w:cs="BatangChe" w:hint="eastAsia"/>
          <w:szCs w:val="21"/>
          <w:lang w:eastAsia="ko-KR"/>
        </w:rPr>
        <w:t xml:space="preserve">계정으로 전송(화면 좌측에서 자산 현황 확인 가능) </w:t>
      </w:r>
      <w:bookmarkEnd w:id="2"/>
    </w:p>
    <w:p w:rsidR="000F49B5" w:rsidRPr="00FE3666" w:rsidRDefault="001F2C40" w:rsidP="000F49B5">
      <w:pPr>
        <w:jc w:val="left"/>
        <w:rPr>
          <w:rFonts w:ascii="Malgun Gothic" w:eastAsia="Malgun Gothic" w:hAnsi="Malgun Gothic"/>
          <w:szCs w:val="21"/>
          <w:lang w:eastAsia="ko-KR"/>
        </w:rPr>
      </w:pPr>
      <w:r w:rsidRPr="00FE3666">
        <w:rPr>
          <w:rFonts w:ascii="Malgun Gothic" w:eastAsia="Malgun Gothic" w:hAnsi="Malgun Gothic" w:hint="eastAsia"/>
          <w:szCs w:val="21"/>
          <w:lang w:eastAsia="ko-KR"/>
        </w:rPr>
        <w:t>Step3:</w:t>
      </w:r>
      <w:r w:rsidRPr="00FE3666">
        <w:rPr>
          <w:rFonts w:ascii="Malgun Gothic" w:eastAsia="Malgun Gothic" w:hAnsi="Malgun Gothic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BatangChe" w:hint="eastAsia"/>
          <w:szCs w:val="21"/>
          <w:lang w:eastAsia="ko-KR"/>
        </w:rPr>
        <w:t>베팅하기</w:t>
      </w:r>
    </w:p>
    <w:p w:rsidR="000F49B5" w:rsidRPr="00FE3666" w:rsidRDefault="000F49B5" w:rsidP="000F49B5">
      <w:pPr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icrosoft YaHei Light" w:hAnsi="Microsoft YaHei Light"/>
          <w:szCs w:val="21"/>
          <w:lang w:eastAsia="ko-KR"/>
        </w:rPr>
        <w:t>1</w:t>
      </w:r>
      <w:r w:rsidR="001F2C40" w:rsidRPr="00FE3666">
        <w:rPr>
          <w:rFonts w:ascii="Microsoft YaHei Light" w:eastAsia="Microsoft YaHei Light" w:hAnsi="Microsoft YaHei Light"/>
          <w:szCs w:val="21"/>
          <w:lang w:eastAsia="ko-KR"/>
        </w:rPr>
        <w:t xml:space="preserve">. </w:t>
      </w:r>
      <w:r w:rsidR="001F2C40" w:rsidRPr="00FE3666">
        <w:rPr>
          <w:rFonts w:ascii="Malgun Gothic" w:eastAsia="Malgun Gothic" w:hAnsi="Malgun Gothic" w:cs="Malgun Gothic" w:hint="eastAsia"/>
          <w:szCs w:val="21"/>
          <w:lang w:eastAsia="ko-KR"/>
        </w:rPr>
        <w:t>상단의</w:t>
      </w:r>
      <w:r w:rsidR="001F2C40" w:rsidRPr="00FE3666">
        <w:rPr>
          <w:rFonts w:ascii="Malgun Gothic" w:eastAsia="Malgun Gothic" w:hAnsi="Malgun Gothic" w:cs="Malgun Gothic"/>
          <w:szCs w:val="21"/>
          <w:lang w:eastAsia="ko-KR"/>
        </w:rPr>
        <w:t xml:space="preserve"> “</w:t>
      </w:r>
      <w:r w:rsidR="001F2C40" w:rsidRPr="00FE3666">
        <w:rPr>
          <w:rFonts w:ascii="Malgun Gothic" w:eastAsia="Malgun Gothic" w:hAnsi="Malgun Gothic" w:cs="Malgun Gothic" w:hint="eastAsia"/>
          <w:szCs w:val="21"/>
          <w:lang w:eastAsia="ko-KR"/>
        </w:rPr>
        <w:t>게임</w:t>
      </w:r>
      <w:r w:rsidR="001F2C40" w:rsidRPr="00FE3666">
        <w:rPr>
          <w:rFonts w:ascii="Malgun Gothic" w:eastAsia="Malgun Gothic" w:hAnsi="Malgun Gothic" w:cs="Malgun Gothic"/>
          <w:szCs w:val="21"/>
          <w:lang w:eastAsia="ko-KR"/>
        </w:rPr>
        <w:t>”, “</w:t>
      </w:r>
      <w:r w:rsidR="001F2C40" w:rsidRPr="00FE3666">
        <w:rPr>
          <w:rFonts w:ascii="Malgun Gothic" w:eastAsia="Malgun Gothic" w:hAnsi="Malgun Gothic" w:cs="Malgun Gothic" w:hint="eastAsia"/>
          <w:szCs w:val="21"/>
          <w:lang w:eastAsia="ko-KR"/>
        </w:rPr>
        <w:t>경기</w:t>
      </w:r>
      <w:r w:rsidR="001F2C40" w:rsidRPr="00FE3666">
        <w:rPr>
          <w:rFonts w:ascii="Malgun Gothic" w:eastAsia="Malgun Gothic" w:hAnsi="Malgun Gothic" w:cs="Malgun Gothic"/>
          <w:szCs w:val="21"/>
          <w:lang w:eastAsia="ko-KR"/>
        </w:rPr>
        <w:t>”, “</w:t>
      </w:r>
      <w:r w:rsidR="001F2C40" w:rsidRPr="00FE3666">
        <w:rPr>
          <w:rFonts w:ascii="Malgun Gothic" w:eastAsia="Malgun Gothic" w:hAnsi="Malgun Gothic" w:cs="Malgun Gothic" w:hint="eastAsia"/>
          <w:szCs w:val="21"/>
          <w:lang w:eastAsia="ko-KR"/>
        </w:rPr>
        <w:t>복권</w:t>
      </w:r>
      <w:r w:rsidR="001F2C40" w:rsidRPr="00FE3666">
        <w:rPr>
          <w:rFonts w:ascii="Malgun Gothic" w:eastAsia="Malgun Gothic" w:hAnsi="Malgun Gothic" w:cs="Malgun Gothic"/>
          <w:szCs w:val="21"/>
          <w:lang w:eastAsia="ko-KR"/>
        </w:rPr>
        <w:t xml:space="preserve">” </w:t>
      </w:r>
      <w:r w:rsidR="001F2C40" w:rsidRPr="00FE3666">
        <w:rPr>
          <w:rFonts w:ascii="Malgun Gothic" w:eastAsia="Malgun Gothic" w:hAnsi="Malgun Gothic" w:cs="Malgun Gothic" w:hint="eastAsia"/>
          <w:szCs w:val="21"/>
          <w:lang w:eastAsia="ko-KR"/>
        </w:rPr>
        <w:t>버튼을 클릭하여 원하는 베팅 베팅 유형 선택</w:t>
      </w:r>
    </w:p>
    <w:p w:rsidR="001F2C40" w:rsidRPr="00FE3666" w:rsidRDefault="000F49B5" w:rsidP="000F49B5">
      <w:pPr>
        <w:jc w:val="left"/>
        <w:rPr>
          <w:rFonts w:ascii="Malgun Gothic" w:eastAsia="Malgun Gothic" w:hAnsi="Malgun Gothic"/>
          <w:szCs w:val="21"/>
          <w:lang w:eastAsia="ko-KR"/>
        </w:rPr>
      </w:pPr>
      <w:r w:rsidRPr="00FE3666">
        <w:rPr>
          <w:rFonts w:ascii="Malgun Gothic" w:eastAsia="Malgun Gothic" w:hAnsi="Malgun Gothic"/>
          <w:szCs w:val="21"/>
          <w:lang w:eastAsia="ko-KR"/>
        </w:rPr>
        <w:t>2</w:t>
      </w:r>
      <w:r w:rsidR="001F2C40" w:rsidRPr="00FE3666">
        <w:rPr>
          <w:rFonts w:ascii="Malgun Gothic" w:eastAsia="Malgun Gothic" w:hAnsi="Malgun Gothic" w:hint="eastAsia"/>
          <w:szCs w:val="21"/>
          <w:lang w:eastAsia="ko-KR"/>
        </w:rPr>
        <w:t xml:space="preserve">. </w:t>
      </w:r>
      <w:r w:rsidR="001F2C40" w:rsidRPr="00FE3666">
        <w:rPr>
          <w:rFonts w:ascii="Malgun Gothic" w:eastAsia="Malgun Gothic" w:hAnsi="Malgun Gothic"/>
          <w:szCs w:val="21"/>
          <w:lang w:eastAsia="ko-KR"/>
        </w:rPr>
        <w:t>“</w:t>
      </w:r>
      <w:r w:rsidR="001F2C40" w:rsidRPr="00FE3666">
        <w:rPr>
          <w:rFonts w:ascii="Malgun Gothic" w:eastAsia="Malgun Gothic" w:hAnsi="Malgun Gothic" w:cs="BatangChe" w:hint="eastAsia"/>
          <w:szCs w:val="21"/>
          <w:lang w:eastAsia="ko-KR"/>
        </w:rPr>
        <w:t>경기</w:t>
      </w:r>
      <w:r w:rsidR="001F2C40" w:rsidRPr="00FE3666">
        <w:rPr>
          <w:rFonts w:ascii="Malgun Gothic" w:eastAsia="Malgun Gothic" w:hAnsi="Malgun Gothic"/>
          <w:szCs w:val="21"/>
          <w:lang w:eastAsia="ko-KR"/>
        </w:rPr>
        <w:t xml:space="preserve">” </w:t>
      </w:r>
      <w:r w:rsidR="001F2C40" w:rsidRPr="00FE3666">
        <w:rPr>
          <w:rFonts w:ascii="Malgun Gothic" w:eastAsia="Malgun Gothic" w:hAnsi="Malgun Gothic" w:cs="BatangChe" w:hint="eastAsia"/>
          <w:szCs w:val="21"/>
          <w:lang w:eastAsia="ko-KR"/>
        </w:rPr>
        <w:t>베팅을 선택할 경우 화면 좌측의 리스트에서 원하는 경기 유형 선택</w:t>
      </w:r>
    </w:p>
    <w:p w:rsidR="000F49B5" w:rsidRPr="00FE3666" w:rsidRDefault="000F49B5" w:rsidP="000F49B5">
      <w:pPr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icrosoft YaHei Light" w:hAnsi="Microsoft YaHei Light"/>
          <w:szCs w:val="21"/>
          <w:lang w:eastAsia="ko-KR"/>
        </w:rPr>
        <w:t>3</w:t>
      </w:r>
      <w:r w:rsidR="001F2C40" w:rsidRPr="00FE3666">
        <w:rPr>
          <w:rFonts w:ascii="Microsoft YaHei Light" w:eastAsia="Microsoft YaHei Light" w:hAnsi="Microsoft YaHei Light"/>
          <w:szCs w:val="21"/>
          <w:lang w:eastAsia="ko-KR"/>
        </w:rPr>
        <w:t xml:space="preserve">. 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베팅할 경기 항목을 </w:t>
      </w:r>
      <w:r w:rsidR="00047132" w:rsidRPr="00FE3666">
        <w:rPr>
          <w:rFonts w:ascii="BatangChe" w:eastAsia="BatangChe" w:hAnsi="BatangChe" w:cs="BatangChe" w:hint="eastAsia"/>
          <w:szCs w:val="21"/>
          <w:lang w:eastAsia="ko-KR"/>
        </w:rPr>
        <w:t>선택하면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 화면 </w:t>
      </w:r>
      <w:r w:rsidR="00047132" w:rsidRPr="00FE3666">
        <w:rPr>
          <w:rFonts w:ascii="BatangChe" w:eastAsia="BatangChe" w:hAnsi="BatangChe" w:cs="BatangChe" w:hint="eastAsia"/>
          <w:szCs w:val="21"/>
          <w:lang w:eastAsia="ko-KR"/>
        </w:rPr>
        <w:t>우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측의 </w:t>
      </w:r>
      <w:r w:rsidR="0029456A" w:rsidRPr="00FE3666">
        <w:rPr>
          <w:rFonts w:ascii="BatangChe" w:eastAsia="BatangChe" w:hAnsi="BatangChe" w:cs="BatangChe"/>
          <w:szCs w:val="21"/>
          <w:lang w:eastAsia="ko-KR"/>
        </w:rPr>
        <w:t>“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>베팅 오더</w:t>
      </w:r>
      <w:r w:rsidR="0029456A" w:rsidRPr="00FE3666">
        <w:rPr>
          <w:rFonts w:ascii="BatangChe" w:eastAsia="BatangChe" w:hAnsi="BatangChe" w:cs="BatangChe"/>
          <w:szCs w:val="21"/>
          <w:lang w:eastAsia="ko-KR"/>
        </w:rPr>
        <w:t>”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에 </w:t>
      </w:r>
      <w:r w:rsidR="00047132"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선택한 경기가 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>추가됨</w:t>
      </w:r>
    </w:p>
    <w:p w:rsidR="000F49B5" w:rsidRPr="00FE3666" w:rsidRDefault="000F49B5" w:rsidP="000F49B5">
      <w:pPr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icrosoft YaHei Light" w:hAnsi="Microsoft YaHei Light"/>
          <w:szCs w:val="21"/>
          <w:lang w:eastAsia="ko-KR"/>
        </w:rPr>
        <w:t>4</w:t>
      </w:r>
      <w:r w:rsidR="0029456A" w:rsidRPr="00FE3666">
        <w:rPr>
          <w:rFonts w:ascii="Microsoft YaHei Light" w:eastAsia="Microsoft YaHei Light" w:hAnsi="Microsoft YaHei Light"/>
          <w:szCs w:val="21"/>
          <w:lang w:eastAsia="ko-KR"/>
        </w:rPr>
        <w:t xml:space="preserve">. 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베팅 금액을 입력하고 </w:t>
      </w:r>
      <w:r w:rsidR="0029456A" w:rsidRPr="00FE3666">
        <w:rPr>
          <w:rFonts w:ascii="BatangChe" w:eastAsia="BatangChe" w:hAnsi="BatangChe" w:cs="BatangChe"/>
          <w:szCs w:val="21"/>
          <w:lang w:eastAsia="ko-KR"/>
        </w:rPr>
        <w:t>“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>베팅하기</w:t>
      </w:r>
      <w:r w:rsidR="0029456A" w:rsidRPr="00FE3666">
        <w:rPr>
          <w:rFonts w:ascii="BatangChe" w:eastAsia="BatangChe" w:hAnsi="BatangChe" w:cs="BatangChe"/>
          <w:szCs w:val="21"/>
          <w:lang w:eastAsia="ko-KR"/>
        </w:rPr>
        <w:t xml:space="preserve">” 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>버튼 클릭하면</w:t>
      </w:r>
      <w:r w:rsidR="00047132"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 바로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 베팅 완료</w:t>
      </w:r>
      <w:r w:rsidR="00047132"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 가능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 </w:t>
      </w:r>
    </w:p>
    <w:p w:rsidR="000F49B5" w:rsidRPr="00FE3666" w:rsidRDefault="000F49B5" w:rsidP="000F49B5">
      <w:pPr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icrosoft YaHei Light" w:hAnsi="Microsoft YaHei Light"/>
          <w:szCs w:val="21"/>
          <w:lang w:eastAsia="ko-KR"/>
        </w:rPr>
        <w:t>5</w:t>
      </w:r>
      <w:r w:rsidR="0029456A" w:rsidRPr="00FE3666">
        <w:rPr>
          <w:rFonts w:ascii="Microsoft YaHei Light" w:eastAsia="Microsoft YaHei Light" w:hAnsi="Microsoft YaHei Light"/>
          <w:szCs w:val="21"/>
          <w:lang w:eastAsia="ko-KR"/>
        </w:rPr>
        <w:t xml:space="preserve">. 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베팅 완료 후 </w:t>
      </w:r>
      <w:r w:rsidR="0029456A" w:rsidRPr="00FE3666">
        <w:rPr>
          <w:rFonts w:ascii="BatangChe" w:eastAsia="BatangChe" w:hAnsi="BatangChe" w:cs="BatangChe"/>
          <w:szCs w:val="21"/>
          <w:lang w:eastAsia="ko-KR"/>
        </w:rPr>
        <w:t>“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>베팅 기록</w:t>
      </w:r>
      <w:r w:rsidR="0029456A" w:rsidRPr="00FE3666">
        <w:rPr>
          <w:rFonts w:ascii="BatangChe" w:eastAsia="BatangChe" w:hAnsi="BatangChe" w:cs="BatangChe"/>
          <w:szCs w:val="21"/>
          <w:lang w:eastAsia="ko-KR"/>
        </w:rPr>
        <w:t>”</w:t>
      </w:r>
      <w:r w:rsidR="0029456A"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을 클릭하여 최근 베팅한 내역의 상황 확인 가능 </w:t>
      </w:r>
    </w:p>
    <w:p w:rsidR="000F49B5" w:rsidRPr="00FE3666" w:rsidRDefault="0029456A" w:rsidP="000F49B5">
      <w:pPr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Step4:</w:t>
      </w:r>
      <w:r w:rsidRPr="00FE3666">
        <w:rPr>
          <w:rFonts w:ascii="Microsoft YaHei Light" w:eastAsia="Malgun Gothic" w:hAnsi="Microsoft YaHei Light"/>
          <w:szCs w:val="21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szCs w:val="21"/>
          <w:lang w:eastAsia="ko-KR"/>
        </w:rPr>
        <w:t>출금하기</w:t>
      </w:r>
    </w:p>
    <w:p w:rsidR="000F49B5" w:rsidRPr="00FE3666" w:rsidRDefault="000F49B5" w:rsidP="000F49B5">
      <w:pPr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icrosoft YaHei Light" w:hAnsi="Microsoft YaHei Light"/>
          <w:szCs w:val="21"/>
          <w:lang w:eastAsia="ko-KR"/>
        </w:rPr>
        <w:t>1</w:t>
      </w:r>
      <w:r w:rsidR="0029456A" w:rsidRPr="00FE3666">
        <w:rPr>
          <w:rFonts w:ascii="Microsoft YaHei Light" w:eastAsia="Microsoft YaHei Light" w:hAnsi="Microsoft YaHei Light"/>
          <w:szCs w:val="21"/>
          <w:lang w:eastAsia="ko-KR"/>
        </w:rPr>
        <w:t xml:space="preserve">. </w:t>
      </w:r>
      <w:r w:rsidR="0029456A" w:rsidRPr="00FE3666">
        <w:rPr>
          <w:rFonts w:ascii="Malgun Gothic" w:eastAsia="Malgun Gothic" w:hAnsi="Malgun Gothic" w:cs="BatangChe" w:hint="eastAsia"/>
          <w:szCs w:val="21"/>
          <w:lang w:eastAsia="ko-KR"/>
        </w:rPr>
        <w:t>홈페이지 우측 상단의 계정 클릭 후</w:t>
      </w:r>
      <w:r w:rsidR="0029456A" w:rsidRPr="00FE3666">
        <w:rPr>
          <w:rFonts w:ascii="Malgun Gothic" w:eastAsia="Malgun Gothic" w:hAnsi="Malgun Gothic" w:cs="BatangChe"/>
          <w:szCs w:val="21"/>
          <w:lang w:eastAsia="ko-KR"/>
        </w:rPr>
        <w:t xml:space="preserve"> “</w:t>
      </w:r>
      <w:r w:rsidR="0029456A" w:rsidRPr="00FE3666">
        <w:rPr>
          <w:rFonts w:ascii="Malgun Gothic" w:eastAsia="Malgun Gothic" w:hAnsi="Malgun Gothic" w:cs="BatangChe" w:hint="eastAsia"/>
          <w:szCs w:val="21"/>
          <w:lang w:eastAsia="ko-KR"/>
        </w:rPr>
        <w:t>충전/출금</w:t>
      </w:r>
      <w:r w:rsidR="0029456A" w:rsidRPr="00FE3666">
        <w:rPr>
          <w:rFonts w:ascii="Malgun Gothic" w:eastAsia="Malgun Gothic" w:hAnsi="Malgun Gothic" w:cs="BatangChe"/>
          <w:szCs w:val="21"/>
          <w:lang w:eastAsia="ko-KR"/>
        </w:rPr>
        <w:t xml:space="preserve">” </w:t>
      </w:r>
      <w:r w:rsidR="0029456A" w:rsidRPr="00FE3666">
        <w:rPr>
          <w:rFonts w:ascii="Malgun Gothic" w:eastAsia="Malgun Gothic" w:hAnsi="Malgun Gothic" w:cs="BatangChe" w:hint="eastAsia"/>
          <w:szCs w:val="21"/>
          <w:lang w:eastAsia="ko-KR"/>
        </w:rPr>
        <w:t>버튼 클릭</w:t>
      </w:r>
      <w:r w:rsidR="0029456A" w:rsidRPr="00FE3666">
        <w:rPr>
          <w:rFonts w:ascii="BatangChe" w:eastAsia="BatangChe" w:hAnsi="BatangChe" w:cs="BatangChe"/>
          <w:szCs w:val="21"/>
          <w:lang w:eastAsia="ko-KR"/>
        </w:rPr>
        <w:t xml:space="preserve"> </w:t>
      </w:r>
    </w:p>
    <w:p w:rsidR="0029456A" w:rsidRPr="00FE3666" w:rsidRDefault="0029456A" w:rsidP="0029456A">
      <w:pPr>
        <w:jc w:val="left"/>
        <w:rPr>
          <w:rFonts w:ascii="Malgun Gothic" w:eastAsia="Malgun Gothic" w:hAnsi="Malgun Gothic"/>
          <w:szCs w:val="21"/>
          <w:lang w:eastAsia="ko-KR"/>
        </w:rPr>
      </w:pPr>
      <w:r w:rsidRPr="00FE3666">
        <w:rPr>
          <w:rFonts w:ascii="Malgun Gothic" w:eastAsia="Malgun Gothic" w:hAnsi="Malgun Gothic"/>
          <w:szCs w:val="21"/>
          <w:lang w:eastAsia="ko-KR"/>
        </w:rPr>
        <w:t>2</w:t>
      </w:r>
      <w:r w:rsidRPr="00FE3666">
        <w:rPr>
          <w:rFonts w:ascii="Malgun Gothic" w:eastAsia="Malgun Gothic" w:hAnsi="Malgun Gothic" w:hint="eastAsia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BatangChe" w:hint="eastAsia"/>
          <w:szCs w:val="21"/>
          <w:lang w:eastAsia="ko-KR"/>
        </w:rPr>
        <w:t xml:space="preserve">지갑의 암호화폐 기본 설정은 </w:t>
      </w:r>
      <w:r w:rsidRPr="00FE3666">
        <w:rPr>
          <w:rFonts w:ascii="Malgun Gothic" w:eastAsia="Malgun Gothic" w:hAnsi="Malgun Gothic" w:cs="BatangChe"/>
          <w:szCs w:val="21"/>
          <w:lang w:eastAsia="ko-KR"/>
        </w:rPr>
        <w:t>ETH</w:t>
      </w:r>
      <w:r w:rsidRPr="00FE3666">
        <w:rPr>
          <w:rFonts w:ascii="Malgun Gothic" w:eastAsia="Malgun Gothic" w:hAnsi="Malgun Gothic" w:cs="BatangChe" w:hint="eastAsia"/>
          <w:szCs w:val="21"/>
          <w:lang w:eastAsia="ko-KR"/>
        </w:rPr>
        <w:t>이며 화면 상단의 암호화폐 로고를 클릭하여 암호화폐 종류 변경 가능</w:t>
      </w:r>
    </w:p>
    <w:p w:rsidR="00B82AE1" w:rsidRPr="00FE3666" w:rsidRDefault="000F49B5" w:rsidP="000F49B5">
      <w:pPr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icrosoft YaHei Light" w:hAnsi="Microsoft YaHei Light"/>
          <w:szCs w:val="21"/>
          <w:lang w:eastAsia="ko-KR"/>
        </w:rPr>
        <w:t>3</w:t>
      </w:r>
      <w:r w:rsidR="0029456A" w:rsidRPr="00FE3666">
        <w:rPr>
          <w:rFonts w:ascii="Microsoft YaHei Light" w:eastAsia="Microsoft YaHei Light" w:hAnsi="Microsoft YaHei Light" w:hint="eastAsia"/>
          <w:szCs w:val="21"/>
          <w:lang w:eastAsia="ko-KR"/>
        </w:rPr>
        <w:t xml:space="preserve">. </w:t>
      </w:r>
      <w:r w:rsidR="00120CDD" w:rsidRPr="00FE3666">
        <w:rPr>
          <w:rFonts w:ascii="BatangChe" w:eastAsia="BatangChe" w:hAnsi="BatangChe" w:cs="BatangChe" w:hint="eastAsia"/>
          <w:szCs w:val="21"/>
          <w:lang w:eastAsia="ko-KR"/>
        </w:rPr>
        <w:t>출금하려는 암호화폐 로고 선택 후 안내에 따라 진행 후 출금 완료</w:t>
      </w:r>
    </w:p>
    <w:p w:rsidR="000F49B5" w:rsidRPr="00FE3666" w:rsidRDefault="000F49B5" w:rsidP="00B82AE1">
      <w:pPr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icrosoft YaHei Light" w:hAnsi="Microsoft YaHei Light"/>
          <w:szCs w:val="21"/>
          <w:lang w:eastAsia="ko-KR"/>
        </w:rPr>
        <w:t>4</w:t>
      </w:r>
      <w:r w:rsidR="00120CDD" w:rsidRPr="00FE3666">
        <w:rPr>
          <w:rFonts w:ascii="Microsoft YaHei Light" w:eastAsia="Microsoft YaHei Light" w:hAnsi="Microsoft YaHei Light"/>
          <w:szCs w:val="21"/>
          <w:lang w:eastAsia="ko-KR"/>
        </w:rPr>
        <w:t>. “</w:t>
      </w:r>
      <w:r w:rsidR="00120CDD" w:rsidRPr="00FE3666">
        <w:rPr>
          <w:rFonts w:ascii="BatangChe" w:eastAsia="BatangChe" w:hAnsi="BatangChe" w:cs="BatangChe" w:hint="eastAsia"/>
          <w:szCs w:val="21"/>
          <w:lang w:eastAsia="ko-KR"/>
        </w:rPr>
        <w:t>충전/출금</w:t>
      </w:r>
      <w:r w:rsidR="00120CDD" w:rsidRPr="00FE3666">
        <w:rPr>
          <w:rFonts w:ascii="Microsoft YaHei Light" w:eastAsia="Microsoft YaHei Light" w:hAnsi="Microsoft YaHei Light"/>
          <w:szCs w:val="21"/>
          <w:lang w:eastAsia="ko-KR"/>
        </w:rPr>
        <w:t>”</w:t>
      </w:r>
      <w:r w:rsidR="00120CDD"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화면의 </w:t>
      </w:r>
      <w:r w:rsidR="00120CDD" w:rsidRPr="00FE3666">
        <w:rPr>
          <w:rFonts w:ascii="BatangChe" w:eastAsia="BatangChe" w:hAnsi="BatangChe" w:cs="BatangChe"/>
          <w:szCs w:val="21"/>
          <w:lang w:eastAsia="ko-KR"/>
        </w:rPr>
        <w:t>“</w:t>
      </w:r>
      <w:r w:rsidR="00120CDD" w:rsidRPr="00FE3666">
        <w:rPr>
          <w:rFonts w:ascii="BatangChe" w:eastAsia="BatangChe" w:hAnsi="BatangChe" w:cs="BatangChe" w:hint="eastAsia"/>
          <w:szCs w:val="21"/>
          <w:lang w:eastAsia="ko-KR"/>
        </w:rPr>
        <w:t>출금 기록</w:t>
      </w:r>
      <w:r w:rsidR="00120CDD" w:rsidRPr="00FE3666">
        <w:rPr>
          <w:rFonts w:ascii="BatangChe" w:eastAsia="BatangChe" w:hAnsi="BatangChe" w:cs="BatangChe"/>
          <w:szCs w:val="21"/>
          <w:lang w:eastAsia="ko-KR"/>
        </w:rPr>
        <w:t>”</w:t>
      </w:r>
      <w:r w:rsidR="00120CDD" w:rsidRPr="00FE3666">
        <w:rPr>
          <w:rFonts w:ascii="BatangChe" w:eastAsia="BatangChe" w:hAnsi="BatangChe" w:cs="BatangChe" w:hint="eastAsia"/>
          <w:szCs w:val="21"/>
          <w:lang w:eastAsia="ko-KR"/>
        </w:rPr>
        <w:t>클릭 시 출금 내역 확인 가능</w:t>
      </w:r>
    </w:p>
    <w:p w:rsidR="000F49B5" w:rsidRPr="00FE3666" w:rsidRDefault="00120CDD" w:rsidP="000F49B5">
      <w:pPr>
        <w:jc w:val="left"/>
        <w:rPr>
          <w:rFonts w:ascii="Microsoft YaHei Light" w:eastAsia="Microsoft YaHei Light" w:hAnsi="Microsoft YaHei Light"/>
          <w:szCs w:val="21"/>
          <w:lang w:eastAsia="ko-KR"/>
        </w:rPr>
      </w:pPr>
      <w:r w:rsidRPr="00FE3666">
        <w:rPr>
          <w:rFonts w:ascii="Microsoft YaHei Light" w:eastAsia="Microsoft YaHei Light" w:hAnsi="Microsoft YaHei Light"/>
          <w:szCs w:val="21"/>
          <w:lang w:eastAsia="ko-KR"/>
        </w:rPr>
        <w:t xml:space="preserve">5. </w:t>
      </w:r>
      <w:r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퍼블릭 체인 홈페이지에 접속 후 출금 주소 </w:t>
      </w:r>
      <w:r w:rsidR="00B84783" w:rsidRPr="00FE3666">
        <w:rPr>
          <w:rFonts w:ascii="BatangChe" w:eastAsia="BatangChe" w:hAnsi="BatangChe" w:cs="BatangChe" w:hint="eastAsia"/>
          <w:szCs w:val="21"/>
          <w:lang w:eastAsia="ko-KR"/>
        </w:rPr>
        <w:t>입력하여</w:t>
      </w:r>
      <w:r w:rsidRPr="00FE3666">
        <w:rPr>
          <w:rFonts w:ascii="BatangChe" w:eastAsia="BatangChe" w:hAnsi="BatangChe" w:cs="BatangChe" w:hint="eastAsia"/>
          <w:szCs w:val="21"/>
          <w:lang w:eastAsia="ko-KR"/>
        </w:rPr>
        <w:t xml:space="preserve"> 출금 상황 확인 가능</w:t>
      </w:r>
    </w:p>
    <w:p w:rsidR="007A181D" w:rsidRPr="00FE3666" w:rsidRDefault="00120CDD" w:rsidP="00B82AE1">
      <w:pPr>
        <w:pStyle w:val="a5"/>
        <w:numPr>
          <w:ilvl w:val="0"/>
          <w:numId w:val="27"/>
        </w:numPr>
        <w:ind w:firstLineChars="0"/>
        <w:jc w:val="left"/>
        <w:rPr>
          <w:rFonts w:ascii="Microsoft YaHei Light" w:eastAsia="Microsoft YaHei Light" w:hAnsi="Microsoft YaHei Light"/>
          <w:b/>
          <w:bCs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sz w:val="24"/>
          <w:szCs w:val="24"/>
          <w:lang w:eastAsia="ko-KR"/>
        </w:rPr>
        <w:t>스마트</w:t>
      </w:r>
      <w:r w:rsidRPr="00FE3666">
        <w:rPr>
          <w:rFonts w:ascii="Microsoft YaHei Light" w:eastAsia="Microsoft YaHei Light" w:hAnsi="Microsoft YaHei Light" w:cs="BatangChe" w:hint="eastAsia"/>
          <w:b/>
          <w:bCs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sz w:val="24"/>
          <w:szCs w:val="24"/>
          <w:lang w:eastAsia="ko-KR"/>
        </w:rPr>
        <w:t>컨트랙트로</w:t>
      </w:r>
      <w:r w:rsidRPr="00FE3666">
        <w:rPr>
          <w:rFonts w:ascii="Microsoft YaHei Light" w:eastAsia="Microsoft YaHei Light" w:hAnsi="Microsoft YaHei Light" w:cs="BatangChe" w:hint="eastAsia"/>
          <w:b/>
          <w:bCs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sz w:val="24"/>
          <w:szCs w:val="24"/>
          <w:lang w:eastAsia="ko-KR"/>
        </w:rPr>
        <w:t>베팅하기</w:t>
      </w:r>
      <w:r w:rsidR="00B84783" w:rsidRPr="00FE3666">
        <w:rPr>
          <w:rFonts w:ascii="Microsoft YaHei Light" w:eastAsia="Microsoft YaHei Light" w:hAnsi="Microsoft YaHei Light" w:hint="eastAsia"/>
          <w:b/>
          <w:bCs/>
          <w:sz w:val="24"/>
          <w:szCs w:val="24"/>
          <w:lang w:eastAsia="ko-KR"/>
        </w:rPr>
        <w:t>:</w:t>
      </w:r>
    </w:p>
    <w:p w:rsidR="00DC5874" w:rsidRPr="00FE3666" w:rsidRDefault="00DC5874" w:rsidP="00DC5874">
      <w:pPr>
        <w:rPr>
          <w:rFonts w:ascii="Microsoft YaHei Light" w:eastAsia="Malgun Gothic" w:hAnsi="Microsoft YaHei Light"/>
          <w:b/>
          <w:bCs/>
          <w:sz w:val="24"/>
          <w:szCs w:val="28"/>
          <w:lang w:eastAsia="ko-KR"/>
        </w:rPr>
      </w:pP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>Step1</w:t>
      </w:r>
      <w:r w:rsidRPr="00FE3666">
        <w:rPr>
          <w:rFonts w:ascii="Microsoft YaHei Light" w:eastAsia="Malgun Gothic" w:hAnsi="Microsoft YaHei Light"/>
          <w:b/>
          <w:bCs/>
          <w:sz w:val="24"/>
          <w:szCs w:val="28"/>
          <w:lang w:eastAsia="ko-KR"/>
        </w:rPr>
        <w:t xml:space="preserve">: </w:t>
      </w: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>암호화폐</w:t>
      </w: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>매수</w:t>
      </w: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>가이드</w:t>
      </w:r>
    </w:p>
    <w:p w:rsidR="00DC5874" w:rsidRPr="00FE3666" w:rsidRDefault="00DC5874" w:rsidP="00DC5874">
      <w:pPr>
        <w:rPr>
          <w:lang w:eastAsia="ko-KR"/>
        </w:rPr>
      </w:pPr>
      <w:r w:rsidRPr="00FE3666">
        <w:rPr>
          <w:rFonts w:hint="eastAsia"/>
          <w:lang w:eastAsia="ko-KR"/>
        </w:rPr>
        <w:t>01</w:t>
      </w:r>
      <w:r w:rsidRPr="00FE3666">
        <w:rPr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회원가입</w:t>
      </w:r>
    </w:p>
    <w:p w:rsidR="00DC5874" w:rsidRPr="00FE3666" w:rsidRDefault="00DC5874" w:rsidP="00DC5874">
      <w:r w:rsidRPr="00FE3666">
        <w:rPr>
          <w:noProof/>
        </w:rPr>
        <w:lastRenderedPageBreak/>
        <w:drawing>
          <wp:inline distT="0" distB="0" distL="0" distR="0" wp14:anchorId="1C1DDAEE" wp14:editId="40649A5A">
            <wp:extent cx="5270500" cy="249618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74" w:rsidRPr="00FE3666" w:rsidRDefault="00DC5874" w:rsidP="00DC5874">
      <w:pPr>
        <w:rPr>
          <w:rFonts w:ascii="Malgun Gothic" w:eastAsia="Malgun Gothic" w:hAnsi="Malgun Gothic"/>
          <w:lang w:eastAsia="ko-KR"/>
        </w:rPr>
      </w:pPr>
      <w:r w:rsidRPr="00FE3666">
        <w:rPr>
          <w:rFonts w:ascii="Malgun Gothic" w:eastAsia="Malgun Gothic" w:hAnsi="Malgun Gothic" w:cs="Batang" w:hint="eastAsia"/>
          <w:lang w:eastAsia="ko-KR"/>
        </w:rPr>
        <w:t xml:space="preserve">암호화폐 거래소 </w:t>
      </w:r>
      <w:proofErr w:type="spellStart"/>
      <w:r w:rsidRPr="00FE3666">
        <w:rPr>
          <w:rFonts w:ascii="Malgun Gothic" w:eastAsia="Malgun Gothic" w:hAnsi="Malgun Gothic"/>
          <w:lang w:eastAsia="ko-KR"/>
        </w:rPr>
        <w:t>Bithumb</w:t>
      </w:r>
      <w:proofErr w:type="spellEnd"/>
      <w:r w:rsidRPr="00FE3666">
        <w:rPr>
          <w:rFonts w:ascii="Malgun Gothic" w:eastAsia="Malgun Gothic" w:hAnsi="Malgun Gothic" w:cs="Batang" w:hint="eastAsia"/>
          <w:lang w:eastAsia="ko-KR"/>
        </w:rPr>
        <w:t>(</w:t>
      </w:r>
      <w:hyperlink r:id="rId9" w:history="1">
        <w:r w:rsidRPr="00FE3666">
          <w:rPr>
            <w:rStyle w:val="a8"/>
            <w:rFonts w:ascii="Malgun Gothic" w:eastAsia="Malgun Gothic" w:hAnsi="Malgun Gothic"/>
            <w:lang w:eastAsia="ko-KR"/>
          </w:rPr>
          <w:t>https://www.bithumb.com</w:t>
        </w:r>
      </w:hyperlink>
      <w:r w:rsidRPr="00FE3666">
        <w:rPr>
          <w:rStyle w:val="a8"/>
          <w:rFonts w:ascii="Malgun Gothic" w:eastAsia="Malgun Gothic" w:hAnsi="Malgun Gothic"/>
          <w:lang w:eastAsia="ko-KR"/>
        </w:rPr>
        <w:t>)</w:t>
      </w:r>
      <w:r w:rsidRPr="00FE3666">
        <w:rPr>
          <w:rFonts w:ascii="Malgun Gothic" w:eastAsia="Malgun Gothic" w:hAnsi="Malgun Gothic" w:cs="Batang" w:hint="eastAsia"/>
          <w:lang w:eastAsia="ko-KR"/>
        </w:rPr>
        <w:t>에서 회원가입 및 로그인</w:t>
      </w:r>
    </w:p>
    <w:p w:rsidR="00DC5874" w:rsidRPr="00FE3666" w:rsidRDefault="00DC5874" w:rsidP="00DC5874">
      <w:r w:rsidRPr="00FE3666">
        <w:rPr>
          <w:rFonts w:hint="eastAsia"/>
        </w:rPr>
        <w:t>02</w:t>
      </w:r>
      <w:r w:rsidRPr="00FE3666">
        <w:t xml:space="preserve"> </w:t>
      </w:r>
      <w:r w:rsidRPr="00FE3666">
        <w:rPr>
          <w:rFonts w:ascii="Arial" w:eastAsia="Malgun Gothic" w:hAnsi="Arial" w:cs="Arial" w:hint="eastAsia"/>
          <w:lang w:eastAsia="ko-KR"/>
        </w:rPr>
        <w:t>암호</w:t>
      </w:r>
      <w:r w:rsidRPr="00FE3666">
        <w:rPr>
          <w:rFonts w:eastAsia="Malgun Gothic" w:hint="eastAsia"/>
          <w:lang w:eastAsia="ko-KR"/>
        </w:rPr>
        <w:t>화폐</w:t>
      </w:r>
      <w:r w:rsidRPr="00FE3666">
        <w:rPr>
          <w:rFonts w:eastAsia="Malgun Gothic" w:hint="eastAsia"/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매수</w:t>
      </w:r>
    </w:p>
    <w:p w:rsidR="00DC5874" w:rsidRPr="00FE3666" w:rsidRDefault="00DC5874" w:rsidP="00DC5874">
      <w:r w:rsidRPr="00FE3666">
        <w:rPr>
          <w:noProof/>
        </w:rPr>
        <w:drawing>
          <wp:inline distT="0" distB="0" distL="0" distR="0" wp14:anchorId="6E8249E1" wp14:editId="17593F1E">
            <wp:extent cx="5270500" cy="25082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74" w:rsidRPr="00FE3666" w:rsidRDefault="00DC5874" w:rsidP="00DC5874">
      <w:pPr>
        <w:rPr>
          <w:lang w:eastAsia="ko-KR"/>
        </w:rPr>
      </w:pPr>
      <w:r w:rsidRPr="00FE3666">
        <w:rPr>
          <w:rFonts w:ascii="Malgun Gothic" w:eastAsia="Malgun Gothic" w:hAnsi="Malgun Gothic" w:cs="Batang" w:hint="eastAsia"/>
          <w:lang w:eastAsia="ko-KR"/>
        </w:rPr>
        <w:t>거래소를 클릭,</w:t>
      </w:r>
      <w:r w:rsidRPr="00FE3666">
        <w:rPr>
          <w:rFonts w:ascii="Malgun Gothic" w:eastAsia="Malgun Gothic" w:hAnsi="Malgun Gothic" w:cs="Batang"/>
          <w:lang w:eastAsia="ko-KR"/>
        </w:rPr>
        <w:t xml:space="preserve"> </w:t>
      </w:r>
      <w:r w:rsidRPr="00FE3666">
        <w:rPr>
          <w:rFonts w:ascii="Malgun Gothic" w:eastAsia="Malgun Gothic" w:hAnsi="Malgun Gothic" w:cs="Batang" w:hint="eastAsia"/>
          <w:lang w:eastAsia="ko-KR"/>
        </w:rPr>
        <w:t>매수를 원하는 암호화폐</w:t>
      </w:r>
      <w:r w:rsidRPr="00FE3666">
        <w:rPr>
          <w:rFonts w:ascii="Malgun Gothic" w:eastAsia="Malgun Gothic" w:hAnsi="Malgun Gothic" w:hint="eastAsia"/>
          <w:lang w:eastAsia="ko-KR"/>
        </w:rPr>
        <w:t>(E</w:t>
      </w:r>
      <w:r w:rsidRPr="00FE3666">
        <w:rPr>
          <w:rFonts w:ascii="Malgun Gothic" w:eastAsia="Malgun Gothic" w:hAnsi="Malgun Gothic"/>
          <w:lang w:eastAsia="ko-KR"/>
        </w:rPr>
        <w:t>TH/ETC</w:t>
      </w:r>
      <w:r w:rsidRPr="00FE3666">
        <w:rPr>
          <w:rFonts w:ascii="Malgun Gothic" w:eastAsia="Malgun Gothic" w:hAnsi="Malgun Gothic" w:hint="eastAsia"/>
          <w:lang w:eastAsia="ko-KR"/>
        </w:rPr>
        <w:t>)</w:t>
      </w:r>
      <w:r w:rsidRPr="00FE3666">
        <w:rPr>
          <w:rFonts w:ascii="Malgun Gothic" w:eastAsia="Malgun Gothic" w:hAnsi="Malgun Gothic" w:cs="Batang" w:hint="eastAsia"/>
          <w:lang w:eastAsia="ko-KR"/>
        </w:rPr>
        <w:t>를 선택한 후 일반거래, 간편거래, 또는 예약거래 선택</w:t>
      </w:r>
    </w:p>
    <w:p w:rsidR="00DC5874" w:rsidRPr="00FE3666" w:rsidRDefault="00DC5874" w:rsidP="00DC5874">
      <w:r w:rsidRPr="00FE3666">
        <w:rPr>
          <w:noProof/>
        </w:rPr>
        <w:lastRenderedPageBreak/>
        <w:drawing>
          <wp:inline distT="0" distB="0" distL="0" distR="0" wp14:anchorId="55D71779" wp14:editId="37AC51ED">
            <wp:extent cx="5270500" cy="252349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74" w:rsidRPr="00FE3666" w:rsidRDefault="00DC5874" w:rsidP="00DC5874">
      <w:pPr>
        <w:rPr>
          <w:rFonts w:eastAsia="Malgun Gothic" w:hint="eastAsia"/>
          <w:lang w:eastAsia="ko-KR"/>
        </w:rPr>
      </w:pPr>
      <w:r w:rsidRPr="00FE3666">
        <w:rPr>
          <w:rFonts w:ascii="Malgun Gothic" w:eastAsia="Malgun Gothic" w:hAnsi="Malgun Gothic" w:cs="Batang" w:hint="eastAsia"/>
          <w:lang w:eastAsia="ko-KR"/>
        </w:rPr>
        <w:t>원하는 암호화폐 수량이나 KRW금액을 입력 후 주문 확인.</w:t>
      </w:r>
      <w:r w:rsidRPr="00FE3666">
        <w:rPr>
          <w:rFonts w:ascii="Malgun Gothic" w:eastAsia="Malgun Gothic" w:hAnsi="Malgun Gothic" w:cs="Batang"/>
          <w:lang w:eastAsia="ko-KR"/>
        </w:rPr>
        <w:t xml:space="preserve"> </w:t>
      </w:r>
      <w:r w:rsidRPr="00FE3666">
        <w:rPr>
          <w:rFonts w:ascii="Malgun Gothic" w:eastAsia="Malgun Gothic" w:hAnsi="Malgun Gothic" w:cs="Batang" w:hint="eastAsia"/>
          <w:lang w:eastAsia="ko-KR"/>
        </w:rPr>
        <w:t>빗썸의 가이드에 따라 결제 진행</w:t>
      </w:r>
    </w:p>
    <w:p w:rsidR="00DC5874" w:rsidRPr="00FE3666" w:rsidRDefault="00DC5874" w:rsidP="00DC5874">
      <w:pPr>
        <w:rPr>
          <w:rFonts w:eastAsia="Malgun Gothic"/>
          <w:lang w:eastAsia="ko-KR"/>
        </w:rPr>
      </w:pPr>
      <w:r w:rsidRPr="00FE3666">
        <w:rPr>
          <w:rFonts w:eastAsia="Malgun Gothic" w:hint="eastAsia"/>
          <w:lang w:eastAsia="ko-KR"/>
        </w:rPr>
        <w:t>0</w:t>
      </w:r>
      <w:r w:rsidRPr="00FE3666">
        <w:rPr>
          <w:rFonts w:eastAsia="Malgun Gothic"/>
          <w:lang w:eastAsia="ko-KR"/>
        </w:rPr>
        <w:t xml:space="preserve">3 </w:t>
      </w:r>
      <w:r w:rsidRPr="00FE3666">
        <w:rPr>
          <w:rFonts w:ascii="Arial" w:eastAsia="Malgun Gothic" w:hAnsi="Arial" w:cs="Arial" w:hint="eastAsia"/>
          <w:lang w:eastAsia="ko-KR"/>
        </w:rPr>
        <w:t>암호화폐</w:t>
      </w:r>
      <w:r w:rsidRPr="00FE3666">
        <w:rPr>
          <w:rFonts w:ascii="Arial" w:eastAsia="Malgun Gothic" w:hAnsi="Arial" w:cs="Arial" w:hint="eastAsia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lang w:eastAsia="ko-KR"/>
        </w:rPr>
        <w:t>출</w:t>
      </w:r>
      <w:r w:rsidRPr="00FE3666">
        <w:rPr>
          <w:rFonts w:eastAsia="Malgun Gothic" w:hint="eastAsia"/>
          <w:lang w:eastAsia="ko-KR"/>
        </w:rPr>
        <w:t>금</w:t>
      </w:r>
    </w:p>
    <w:p w:rsidR="00DC5874" w:rsidRPr="00FE3666" w:rsidRDefault="00DC5874" w:rsidP="00DC5874">
      <w:r w:rsidRPr="00FE3666">
        <w:rPr>
          <w:noProof/>
        </w:rPr>
        <w:drawing>
          <wp:inline distT="0" distB="0" distL="0" distR="0" wp14:anchorId="68CFCA2F" wp14:editId="068C6C28">
            <wp:extent cx="5270500" cy="2488565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74" w:rsidRPr="00FE3666" w:rsidRDefault="00DC5874" w:rsidP="00DC58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Malgun Gothic" w:eastAsia="Malgun Gothic" w:hAnsi="Malgun Gothic" w:cs="Batang"/>
          <w:lang w:eastAsia="ko-KR"/>
        </w:rPr>
      </w:pPr>
      <w:r w:rsidRPr="00FE3666">
        <w:rPr>
          <w:rFonts w:ascii="Malgun Gothic" w:eastAsia="Malgun Gothic" w:hAnsi="Malgun Gothic" w:cs="Batang" w:hint="eastAsia"/>
          <w:lang w:eastAsia="ko-KR"/>
        </w:rPr>
        <w:t>결제 완료 후 거래소에서 구입한 암호화폐</w:t>
      </w:r>
      <w:r w:rsidRPr="00FE3666">
        <w:rPr>
          <w:rFonts w:ascii="Malgun Gothic" w:eastAsia="Malgun Gothic" w:hAnsi="Malgun Gothic" w:hint="eastAsia"/>
          <w:lang w:eastAsia="ko-KR"/>
        </w:rPr>
        <w:t>(</w:t>
      </w:r>
      <w:r w:rsidRPr="00FE3666">
        <w:rPr>
          <w:rFonts w:ascii="Malgun Gothic" w:eastAsia="Malgun Gothic" w:hAnsi="Malgun Gothic"/>
          <w:lang w:eastAsia="ko-KR"/>
        </w:rPr>
        <w:t>ETH/ETC</w:t>
      </w:r>
      <w:r w:rsidRPr="00FE3666">
        <w:rPr>
          <w:rFonts w:ascii="Malgun Gothic" w:eastAsia="Malgun Gothic" w:hAnsi="Malgun Gothic" w:hint="eastAsia"/>
          <w:lang w:eastAsia="ko-KR"/>
        </w:rPr>
        <w:t>)</w:t>
      </w:r>
      <w:r w:rsidRPr="00FE3666">
        <w:rPr>
          <w:rFonts w:ascii="Malgun Gothic" w:eastAsia="Malgun Gothic" w:hAnsi="Malgun Gothic" w:cs="Batang" w:hint="eastAsia"/>
          <w:lang w:eastAsia="ko-KR"/>
        </w:rPr>
        <w:t xml:space="preserve"> 확인 가능</w:t>
      </w:r>
    </w:p>
    <w:p w:rsidR="00DC5874" w:rsidRPr="00FE3666" w:rsidRDefault="00DC5874" w:rsidP="00DC58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lang w:eastAsia="ko-KR"/>
        </w:rPr>
      </w:pPr>
      <w:r w:rsidRPr="00FE3666">
        <w:rPr>
          <w:rFonts w:ascii="Malgun Gothic" w:eastAsia="Malgun Gothic" w:hAnsi="Malgun Gothic" w:cs="Batang" w:hint="eastAsia"/>
          <w:lang w:eastAsia="ko-KR"/>
        </w:rPr>
        <w:t>암호화폐 출금을 원할 경우 거래 가능 자산의 출금 클릭하여 암호화폐</w:t>
      </w:r>
      <w:r w:rsidRPr="00FE3666">
        <w:rPr>
          <w:rFonts w:ascii="Malgun Gothic" w:eastAsia="Malgun Gothic" w:hAnsi="Malgun Gothic" w:hint="eastAsia"/>
          <w:lang w:eastAsia="ko-KR"/>
        </w:rPr>
        <w:t>(</w:t>
      </w:r>
      <w:r w:rsidRPr="00FE3666">
        <w:rPr>
          <w:rFonts w:ascii="Malgun Gothic" w:eastAsia="Malgun Gothic" w:hAnsi="Malgun Gothic"/>
          <w:lang w:eastAsia="ko-KR"/>
        </w:rPr>
        <w:t>ETH/ETC</w:t>
      </w:r>
      <w:r w:rsidRPr="00FE3666">
        <w:rPr>
          <w:rFonts w:ascii="Malgun Gothic" w:eastAsia="Malgun Gothic" w:hAnsi="Malgun Gothic" w:hint="eastAsia"/>
          <w:lang w:eastAsia="ko-KR"/>
        </w:rPr>
        <w:t>)</w:t>
      </w:r>
      <w:r w:rsidRPr="00FE3666">
        <w:rPr>
          <w:rFonts w:ascii="Malgun Gothic" w:eastAsia="Malgun Gothic" w:hAnsi="Malgun Gothic" w:cs="Batang" w:hint="eastAsia"/>
          <w:lang w:eastAsia="ko-KR"/>
        </w:rPr>
        <w:t>를 개인지갑으로 출금 가능</w:t>
      </w:r>
    </w:p>
    <w:p w:rsidR="00DC5874" w:rsidRPr="00FE3666" w:rsidRDefault="00DC5874" w:rsidP="00DC5874">
      <w:pPr>
        <w:rPr>
          <w:lang w:eastAsia="ko-KR"/>
        </w:rPr>
      </w:pPr>
    </w:p>
    <w:p w:rsidR="00DC5874" w:rsidRPr="00FE3666" w:rsidRDefault="00DC5874" w:rsidP="00DC58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Malgun Gothic" w:eastAsia="Malgun Gothic" w:hAnsi="Malgun Gothic" w:cs="Malgun Gothic"/>
          <w:szCs w:val="21"/>
        </w:rPr>
      </w:pPr>
      <w:r w:rsidRPr="00FE3666">
        <w:rPr>
          <w:rFonts w:ascii="Malgun Gothic" w:eastAsia="Malgun Gothic" w:hAnsi="Malgun Gothic" w:cs="Malgun Gothic" w:hint="eastAsia"/>
          <w:szCs w:val="21"/>
        </w:rPr>
        <w:t xml:space="preserve">ETH 공식 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추천</w:t>
      </w:r>
      <w:r w:rsidRPr="00FE3666">
        <w:rPr>
          <w:rFonts w:ascii="Malgun Gothic" w:eastAsia="Malgun Gothic" w:hAnsi="Malgun Gothic" w:cs="Malgun Gothic" w:hint="eastAsia"/>
          <w:szCs w:val="21"/>
        </w:rPr>
        <w:t xml:space="preserve"> 지갑: </w:t>
      </w:r>
      <w:proofErr w:type="spellStart"/>
      <w:r w:rsidRPr="00FE3666">
        <w:rPr>
          <w:rFonts w:ascii="Malgun Gothic" w:eastAsia="Malgun Gothic" w:hAnsi="Malgun Gothic" w:cs="Malgun Gothic" w:hint="eastAsia"/>
          <w:szCs w:val="21"/>
        </w:rPr>
        <w:t>MyEtherWallet</w:t>
      </w:r>
      <w:proofErr w:type="spellEnd"/>
    </w:p>
    <w:p w:rsidR="00DC5874" w:rsidRPr="00FE3666" w:rsidRDefault="00DC5874" w:rsidP="00DC58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Malgun Gothic" w:eastAsia="Malgun Gothic" w:hAnsi="Malgun Gothic" w:cs="Malgun Gothic"/>
          <w:szCs w:val="21"/>
        </w:rPr>
      </w:pPr>
      <w:r w:rsidRPr="00FE3666">
        <w:rPr>
          <w:rFonts w:ascii="Malgun Gothic" w:eastAsia="Malgun Gothic" w:hAnsi="Malgun Gothic" w:cs="Malgun Gothic" w:hint="eastAsia"/>
          <w:szCs w:val="21"/>
        </w:rPr>
        <w:t>주소: https://www.myetherwallet.com/</w:t>
      </w:r>
    </w:p>
    <w:p w:rsidR="00DC5874" w:rsidRPr="00FE3666" w:rsidRDefault="00DC5874" w:rsidP="00DC58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Malgun Gothic" w:eastAsia="Malgun Gothic" w:hAnsi="Malgun Gothic" w:cs="Malgun Gothic"/>
          <w:szCs w:val="21"/>
        </w:rPr>
      </w:pPr>
      <w:r w:rsidRPr="00FE3666">
        <w:rPr>
          <w:rFonts w:ascii="Malgun Gothic" w:eastAsia="Malgun Gothic" w:hAnsi="Malgun Gothic" w:cs="Malgun Gothic" w:hint="eastAsia"/>
          <w:szCs w:val="21"/>
        </w:rPr>
        <w:t xml:space="preserve">ETC 공식 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추천</w:t>
      </w:r>
      <w:r w:rsidRPr="00FE3666">
        <w:rPr>
          <w:rFonts w:ascii="Malgun Gothic" w:eastAsia="Malgun Gothic" w:hAnsi="Malgun Gothic" w:cs="Malgun Gothic" w:hint="eastAsia"/>
          <w:szCs w:val="21"/>
        </w:rPr>
        <w:t xml:space="preserve"> 지갑: </w:t>
      </w:r>
      <w:proofErr w:type="spellStart"/>
      <w:r w:rsidRPr="00FE3666">
        <w:rPr>
          <w:rFonts w:ascii="Malgun Gothic" w:eastAsia="Malgun Gothic" w:hAnsi="Malgun Gothic" w:cs="Malgun Gothic" w:hint="eastAsia"/>
          <w:szCs w:val="21"/>
        </w:rPr>
        <w:t>ClassicEtherWallet</w:t>
      </w:r>
      <w:proofErr w:type="spellEnd"/>
    </w:p>
    <w:p w:rsidR="00DC5874" w:rsidRPr="00FE3666" w:rsidRDefault="00DC5874" w:rsidP="00DC58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Malgun Gothic" w:eastAsia="Malgun Gothic" w:hAnsi="Malgun Gothic" w:cs="Malgun Gothic"/>
          <w:szCs w:val="21"/>
        </w:rPr>
      </w:pPr>
      <w:r w:rsidRPr="00FE3666">
        <w:rPr>
          <w:rFonts w:ascii="Malgun Gothic" w:eastAsia="Malgun Gothic" w:hAnsi="Malgun Gothic" w:cs="Malgun Gothic" w:hint="eastAsia"/>
          <w:szCs w:val="21"/>
        </w:rPr>
        <w:t>주소: https://ethereumproject.github.io/etherwallet/</w:t>
      </w:r>
    </w:p>
    <w:p w:rsidR="00DC5874" w:rsidRPr="00FE3666" w:rsidRDefault="00DC5874" w:rsidP="00DC5874"/>
    <w:p w:rsidR="00DC5874" w:rsidRDefault="00DC5874" w:rsidP="00DC58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Malgun Gothic" w:eastAsia="Malgun Gothic" w:hAnsi="Malgun Gothic"/>
          <w:lang w:eastAsia="ko-KR"/>
        </w:rPr>
      </w:pPr>
      <w:r w:rsidRPr="00FE3666">
        <w:rPr>
          <w:rFonts w:ascii="Malgun Gothic" w:eastAsia="Malgun Gothic" w:hAnsi="Malgun Gothic" w:cs="BatangChe" w:hint="eastAsia"/>
          <w:lang w:eastAsia="ko-KR"/>
        </w:rPr>
        <w:lastRenderedPageBreak/>
        <w:t>이미 이더리움(</w:t>
      </w:r>
      <w:r w:rsidRPr="00FE3666">
        <w:rPr>
          <w:rFonts w:ascii="Malgun Gothic" w:eastAsia="Malgun Gothic" w:hAnsi="Malgun Gothic" w:cs="BatangChe"/>
          <w:lang w:eastAsia="ko-KR"/>
        </w:rPr>
        <w:t>ETH</w:t>
      </w:r>
      <w:r w:rsidRPr="00FE3666">
        <w:rPr>
          <w:rFonts w:ascii="Malgun Gothic" w:eastAsia="Malgun Gothic" w:hAnsi="Malgun Gothic" w:cs="BatangChe" w:hint="eastAsia"/>
          <w:lang w:eastAsia="ko-KR"/>
        </w:rPr>
        <w:t>)와 이더리움 클래식(</w:t>
      </w:r>
      <w:r w:rsidRPr="00FE3666">
        <w:rPr>
          <w:rFonts w:ascii="Malgun Gothic" w:eastAsia="Malgun Gothic" w:hAnsi="Malgun Gothic" w:cs="BatangChe"/>
          <w:lang w:eastAsia="ko-KR"/>
        </w:rPr>
        <w:t>ETC</w:t>
      </w:r>
      <w:r w:rsidRPr="00FE3666">
        <w:rPr>
          <w:rFonts w:ascii="Malgun Gothic" w:eastAsia="Malgun Gothic" w:hAnsi="Malgun Gothic" w:cs="BatangChe" w:hint="eastAsia"/>
          <w:lang w:eastAsia="ko-KR"/>
        </w:rPr>
        <w:t>)</w:t>
      </w:r>
      <w:r w:rsidRPr="00FE3666">
        <w:rPr>
          <w:rFonts w:ascii="Malgun Gothic" w:eastAsia="Malgun Gothic" w:hAnsi="Malgun Gothic" w:cs="BatangChe"/>
          <w:lang w:eastAsia="ko-KR"/>
        </w:rPr>
        <w:t xml:space="preserve"> </w:t>
      </w:r>
      <w:r w:rsidRPr="00FE3666">
        <w:rPr>
          <w:rFonts w:ascii="Malgun Gothic" w:eastAsia="Malgun Gothic" w:hAnsi="Malgun Gothic" w:cs="BatangChe" w:hint="eastAsia"/>
          <w:lang w:eastAsia="ko-KR"/>
        </w:rPr>
        <w:t xml:space="preserve">매수 방법을 알고 있을 경우 다음 단계로 이동하여 </w:t>
      </w:r>
      <w:r w:rsidRPr="00FE3666">
        <w:rPr>
          <w:rFonts w:ascii="Malgun Gothic" w:eastAsia="Malgun Gothic" w:hAnsi="Malgun Gothic" w:cs="BatangChe"/>
          <w:lang w:eastAsia="ko-KR"/>
        </w:rPr>
        <w:t xml:space="preserve">ETH </w:t>
      </w:r>
      <w:r w:rsidRPr="00FE3666">
        <w:rPr>
          <w:rFonts w:ascii="Malgun Gothic" w:eastAsia="Malgun Gothic" w:hAnsi="Malgun Gothic" w:cs="BatangChe" w:hint="eastAsia"/>
          <w:lang w:eastAsia="ko-KR"/>
        </w:rPr>
        <w:t xml:space="preserve">및 </w:t>
      </w:r>
      <w:r w:rsidRPr="00FE3666">
        <w:rPr>
          <w:rFonts w:ascii="Malgun Gothic" w:eastAsia="Malgun Gothic" w:hAnsi="Malgun Gothic" w:cs="BatangChe"/>
          <w:lang w:eastAsia="ko-KR"/>
        </w:rPr>
        <w:t>ETC</w:t>
      </w:r>
      <w:r w:rsidRPr="00FE3666">
        <w:rPr>
          <w:rFonts w:ascii="Malgun Gothic" w:eastAsia="Malgun Gothic" w:hAnsi="Malgun Gothic" w:cs="BatangChe" w:hint="eastAsia"/>
          <w:lang w:eastAsia="ko-KR"/>
        </w:rPr>
        <w:t>를 지갑으로 전송하는 방법을 확인하세요.</w:t>
      </w:r>
    </w:p>
    <w:p w:rsidR="00FE3666" w:rsidRPr="00FE3666" w:rsidRDefault="00FE3666" w:rsidP="00DC58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Malgun Gothic" w:eastAsia="Malgun Gothic" w:hAnsi="Malgun Gothic" w:hint="eastAsia"/>
          <w:lang w:eastAsia="ko-KR"/>
        </w:rPr>
      </w:pPr>
    </w:p>
    <w:p w:rsidR="00DC5874" w:rsidRPr="00FE3666" w:rsidRDefault="00DC5874" w:rsidP="00DC5874">
      <w:pPr>
        <w:rPr>
          <w:rFonts w:ascii="Microsoft YaHei Light" w:eastAsia="Malgun Gothic" w:hAnsi="Microsoft YaHei Light"/>
          <w:b/>
          <w:bCs/>
          <w:sz w:val="24"/>
          <w:szCs w:val="28"/>
          <w:lang w:eastAsia="ko-KR"/>
        </w:rPr>
      </w:pP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>Step2</w:t>
      </w:r>
      <w:r w:rsidRPr="00FE3666">
        <w:rPr>
          <w:rFonts w:ascii="Microsoft YaHei Light" w:eastAsia="Malgun Gothic" w:hAnsi="Microsoft YaHei Light"/>
          <w:b/>
          <w:bCs/>
          <w:sz w:val="24"/>
          <w:szCs w:val="28"/>
          <w:lang w:eastAsia="ko-KR"/>
        </w:rPr>
        <w:t xml:space="preserve">: </w:t>
      </w: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>지갑</w:t>
      </w: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>사용</w:t>
      </w: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>가이드</w:t>
      </w:r>
    </w:p>
    <w:p w:rsidR="00DC5874" w:rsidRPr="00FE3666" w:rsidRDefault="00DC5874" w:rsidP="00DC5874">
      <w:pPr>
        <w:rPr>
          <w:lang w:eastAsia="ko-KR"/>
        </w:rPr>
      </w:pPr>
      <w:r w:rsidRPr="00FE3666">
        <w:rPr>
          <w:rFonts w:hint="eastAsia"/>
          <w:lang w:eastAsia="ko-KR"/>
        </w:rPr>
        <w:t>E</w:t>
      </w:r>
      <w:r w:rsidRPr="00FE3666">
        <w:rPr>
          <w:lang w:eastAsia="ko-KR"/>
        </w:rPr>
        <w:t>TH/ETC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지갑 사용 가이드</w:t>
      </w:r>
    </w:p>
    <w:p w:rsidR="00DC5874" w:rsidRPr="00FE3666" w:rsidRDefault="00DC5874" w:rsidP="00DC5874">
      <w:r w:rsidRPr="00FE3666">
        <w:rPr>
          <w:rFonts w:hint="eastAsia"/>
        </w:rPr>
        <w:t>E</w:t>
      </w:r>
      <w:r w:rsidRPr="00FE3666">
        <w:t>TH</w:t>
      </w:r>
      <w:r w:rsidRPr="00FE3666">
        <w:rPr>
          <w:rFonts w:ascii="BatangChe" w:eastAsia="BatangChe" w:hAnsi="BatangChe" w:cs="BatangChe" w:hint="eastAsia"/>
          <w:lang w:eastAsia="ko-KR"/>
        </w:rPr>
        <w:t>주소</w:t>
      </w:r>
      <w:r w:rsidRPr="00FE3666">
        <w:rPr>
          <w:rFonts w:hint="eastAsia"/>
        </w:rPr>
        <w:t>：</w:t>
      </w:r>
      <w:r w:rsidR="002E776A" w:rsidRPr="00FE3666">
        <w:fldChar w:fldCharType="begin"/>
      </w:r>
      <w:r w:rsidR="002E776A" w:rsidRPr="00FE3666">
        <w:instrText xml:space="preserve"> HYPERLINK "https://www.myetherwallet.com/" </w:instrText>
      </w:r>
      <w:r w:rsidR="002E776A" w:rsidRPr="00FE3666">
        <w:fldChar w:fldCharType="separate"/>
      </w:r>
      <w:r w:rsidRPr="00FE3666">
        <w:rPr>
          <w:rStyle w:val="a8"/>
        </w:rPr>
        <w:t>https://www.myetherwallet.com/</w:t>
      </w:r>
      <w:r w:rsidR="002E776A" w:rsidRPr="00FE3666">
        <w:rPr>
          <w:rStyle w:val="a8"/>
        </w:rPr>
        <w:fldChar w:fldCharType="end"/>
      </w:r>
    </w:p>
    <w:p w:rsidR="00DC5874" w:rsidRPr="00FE3666" w:rsidRDefault="00DC5874" w:rsidP="00DC5874">
      <w:r w:rsidRPr="00FE3666">
        <w:rPr>
          <w:rFonts w:hint="eastAsia"/>
        </w:rPr>
        <w:t>E</w:t>
      </w:r>
      <w:r w:rsidRPr="00FE3666">
        <w:t>TC</w:t>
      </w:r>
      <w:r w:rsidRPr="00FE3666">
        <w:rPr>
          <w:rFonts w:ascii="BatangChe" w:eastAsia="BatangChe" w:hAnsi="BatangChe" w:cs="BatangChe" w:hint="eastAsia"/>
          <w:lang w:eastAsia="ko-KR"/>
        </w:rPr>
        <w:t>주소</w:t>
      </w:r>
      <w:r w:rsidRPr="00FE3666">
        <w:rPr>
          <w:rFonts w:hint="eastAsia"/>
        </w:rPr>
        <w:t>：</w:t>
      </w:r>
      <w:r w:rsidR="002E776A" w:rsidRPr="00FE3666">
        <w:fldChar w:fldCharType="begin"/>
      </w:r>
      <w:r w:rsidR="002E776A" w:rsidRPr="00FE3666">
        <w:instrText xml:space="preserve"> HYPERLINK "https://ethereumproject.github.io/etherwallet/" </w:instrText>
      </w:r>
      <w:r w:rsidR="002E776A" w:rsidRPr="00FE3666">
        <w:fldChar w:fldCharType="separate"/>
      </w:r>
      <w:r w:rsidRPr="00FE3666">
        <w:rPr>
          <w:rStyle w:val="a8"/>
        </w:rPr>
        <w:t>https://ethereumproject.github.io/etherwallet/</w:t>
      </w:r>
      <w:r w:rsidR="002E776A" w:rsidRPr="00FE3666">
        <w:rPr>
          <w:rStyle w:val="a8"/>
        </w:rPr>
        <w:fldChar w:fldCharType="end"/>
      </w:r>
    </w:p>
    <w:p w:rsidR="00DC5874" w:rsidRPr="00FE3666" w:rsidRDefault="00DC5874" w:rsidP="00DC58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lang w:eastAsia="ko-KR"/>
        </w:rPr>
      </w:pPr>
      <w:r w:rsidRPr="00FE3666">
        <w:rPr>
          <w:rFonts w:hint="eastAsia"/>
          <w:lang w:eastAsia="ko-KR"/>
        </w:rPr>
        <w:t>E</w:t>
      </w:r>
      <w:r w:rsidRPr="00FE3666">
        <w:rPr>
          <w:lang w:eastAsia="ko-KR"/>
        </w:rPr>
        <w:t>TH</w:t>
      </w:r>
      <w:r w:rsidRPr="00FE3666">
        <w:rPr>
          <w:rFonts w:ascii="Malgun Gothic" w:eastAsia="Malgun Gothic" w:hAnsi="Malgun Gothic" w:cs="Malgun Gothic" w:hint="eastAsia"/>
          <w:lang w:eastAsia="ko-KR"/>
        </w:rPr>
        <w:t>주소</w:t>
      </w:r>
      <w:r w:rsidRPr="00FE3666">
        <w:rPr>
          <w:rFonts w:hint="eastAsia"/>
          <w:lang w:eastAsia="ko-KR"/>
        </w:rPr>
        <w:t>: https://www.myetherwallet.com/</w:t>
      </w:r>
    </w:p>
    <w:p w:rsidR="00DC5874" w:rsidRPr="00FE3666" w:rsidRDefault="00DC5874" w:rsidP="00DC58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lang w:eastAsia="ko-KR"/>
        </w:rPr>
      </w:pPr>
      <w:r w:rsidRPr="00FE3666">
        <w:rPr>
          <w:lang w:eastAsia="ko-KR"/>
        </w:rPr>
        <w:t>ETC</w:t>
      </w:r>
      <w:r w:rsidRPr="00FE3666">
        <w:rPr>
          <w:rFonts w:ascii="Malgun Gothic" w:eastAsia="Malgun Gothic" w:hAnsi="Malgun Gothic" w:cs="Malgun Gothic" w:hint="eastAsia"/>
          <w:lang w:eastAsia="ko-KR"/>
        </w:rPr>
        <w:t>주소</w:t>
      </w:r>
      <w:r w:rsidRPr="00FE3666">
        <w:rPr>
          <w:rFonts w:hint="eastAsia"/>
          <w:lang w:eastAsia="ko-KR"/>
        </w:rPr>
        <w:t>: https://ethereumproject.github.io/etherwallet/</w:t>
      </w:r>
    </w:p>
    <w:p w:rsidR="00DC5874" w:rsidRPr="00FE3666" w:rsidRDefault="00DC5874" w:rsidP="00DC5874">
      <w:pPr>
        <w:rPr>
          <w:lang w:eastAsia="ko-KR"/>
        </w:rPr>
      </w:pP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공식 홈페이지 접속하여 언어 선택 후 New wallet을 선택하여 가이드에 따라 지갑을 설정</w:t>
      </w:r>
    </w:p>
    <w:p w:rsidR="00DC5874" w:rsidRPr="00FE3666" w:rsidRDefault="00DC5874" w:rsidP="00DC5874">
      <w:r w:rsidRPr="00FE3666">
        <w:rPr>
          <w:noProof/>
        </w:rPr>
        <w:drawing>
          <wp:inline distT="0" distB="0" distL="0" distR="0" wp14:anchorId="541DF067" wp14:editId="1B9C9043">
            <wp:extent cx="5270500" cy="2225675"/>
            <wp:effectExtent l="0" t="0" r="6350" b="3175"/>
            <wp:docPr id="12" name="图片 12" descr="c:\users\链盟\desktop\新手引导-非会员\韩语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链盟\desktop\新手引导-非会员\韩语\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874" w:rsidRPr="00FE3666" w:rsidRDefault="00DC5874" w:rsidP="00DC5874">
      <w:r w:rsidRPr="00FE3666">
        <w:rPr>
          <w:noProof/>
        </w:rPr>
        <w:drawing>
          <wp:inline distT="0" distB="0" distL="0" distR="0" wp14:anchorId="605722F2" wp14:editId="09E47822">
            <wp:extent cx="5270500" cy="2194473"/>
            <wp:effectExtent l="0" t="0" r="6350" b="0"/>
            <wp:docPr id="6" name="图片 6" descr="c:\users\链盟\desktop\新手引导-非会员\韩语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链盟\desktop\新手引导-非会员\韩语\1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874" w:rsidRPr="00FE3666" w:rsidRDefault="00DC5874" w:rsidP="00DC5874">
      <w:pPr>
        <w:pStyle w:val="a5"/>
        <w:numPr>
          <w:ilvl w:val="0"/>
          <w:numId w:val="40"/>
        </w:numPr>
        <w:spacing w:line="276" w:lineRule="auto"/>
        <w:ind w:firstLineChars="0"/>
      </w:pP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비밀번호</w:t>
      </w:r>
      <w:r w:rsidRPr="00FE3666">
        <w:rPr>
          <w:rFonts w:ascii="Malgun Gothic" w:eastAsia="Malgun Gothic" w:hAnsi="Malgun Gothic" w:cs="Malgun Gothic" w:hint="eastAsia"/>
          <w:szCs w:val="21"/>
        </w:rPr>
        <w:t xml:space="preserve"> 설정</w:t>
      </w:r>
    </w:p>
    <w:p w:rsidR="00DC5874" w:rsidRPr="00FE3666" w:rsidRDefault="00DC5874" w:rsidP="00FE3666">
      <w:pPr>
        <w:rPr>
          <w:rFonts w:ascii="Malgun Gothic" w:eastAsia="Malgun Gothic" w:hAnsi="Malgun Gothic"/>
          <w:lang w:eastAsia="ko-KR"/>
        </w:rPr>
      </w:pPr>
      <w:r w:rsidRPr="00FE3666">
        <w:rPr>
          <w:rFonts w:ascii="Malgun Gothic" w:eastAsia="Malgun Gothic" w:hAnsi="Malgun Gothic" w:cs="BatangChe" w:hint="eastAsia"/>
          <w:lang w:eastAsia="ko-KR"/>
        </w:rPr>
        <w:t xml:space="preserve">최소 </w:t>
      </w:r>
      <w:r w:rsidRPr="00FE3666">
        <w:rPr>
          <w:rFonts w:ascii="Malgun Gothic" w:eastAsia="Malgun Gothic" w:hAnsi="Malgun Gothic" w:cs="BatangChe"/>
          <w:lang w:eastAsia="ko-KR"/>
        </w:rPr>
        <w:t>9</w:t>
      </w:r>
      <w:r w:rsidRPr="00FE3666">
        <w:rPr>
          <w:rFonts w:ascii="Malgun Gothic" w:eastAsia="Malgun Gothic" w:hAnsi="Malgun Gothic" w:cs="BatangChe" w:hint="eastAsia"/>
          <w:lang w:eastAsia="ko-KR"/>
        </w:rPr>
        <w:t>자리 이상의 비밀번호 설정. 설정한 비밀번호는 반드시 기억하세요!</w:t>
      </w:r>
    </w:p>
    <w:p w:rsidR="00DC5874" w:rsidRPr="00FE3666" w:rsidRDefault="00DC5874" w:rsidP="00DC5874">
      <w:r w:rsidRPr="00FE3666">
        <w:rPr>
          <w:noProof/>
        </w:rPr>
        <w:lastRenderedPageBreak/>
        <w:drawing>
          <wp:inline distT="0" distB="0" distL="0" distR="0" wp14:anchorId="1CE15824" wp14:editId="0BFF21DE">
            <wp:extent cx="5270500" cy="2225675"/>
            <wp:effectExtent l="0" t="0" r="6350" b="3175"/>
            <wp:docPr id="28" name="图片 28" descr="c:\users\链盟\desktop\新手引导-非会员\韩语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链盟\desktop\新手引导-非会员\韩语\0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874" w:rsidRPr="00FE3666" w:rsidRDefault="00DC5874" w:rsidP="00DC5874">
      <w:r w:rsidRPr="00FE3666">
        <w:rPr>
          <w:noProof/>
        </w:rPr>
        <w:drawing>
          <wp:inline distT="0" distB="0" distL="0" distR="0" wp14:anchorId="55C2EB62" wp14:editId="31CCEF1C">
            <wp:extent cx="5270500" cy="2191385"/>
            <wp:effectExtent l="0" t="0" r="6350" b="0"/>
            <wp:docPr id="37" name="图片 37" descr="c:\users\链盟\desktop\新手引导-非会员\韩语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链盟\desktop\新手引导-非会员\韩语\1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874" w:rsidRPr="00FE3666" w:rsidRDefault="00DC5874" w:rsidP="00DC5874">
      <w:pPr>
        <w:pStyle w:val="a5"/>
        <w:numPr>
          <w:ilvl w:val="0"/>
          <w:numId w:val="40"/>
        </w:numPr>
        <w:spacing w:line="276" w:lineRule="auto"/>
        <w:ind w:firstLineChars="0"/>
      </w:pPr>
      <w:r w:rsidRPr="00FE3666">
        <w:tab/>
      </w:r>
      <w:proofErr w:type="spellStart"/>
      <w:r w:rsidRPr="00FE3666">
        <w:t>Keystore</w:t>
      </w:r>
      <w:proofErr w:type="spellEnd"/>
      <w:r w:rsidRPr="00FE3666">
        <w:t xml:space="preserve"> </w:t>
      </w:r>
      <w:r w:rsidRPr="00FE3666">
        <w:rPr>
          <w:rFonts w:ascii="Batang" w:eastAsia="Batang" w:hAnsi="Batang" w:cs="Batang" w:hint="eastAsia"/>
        </w:rPr>
        <w:t>문서</w:t>
      </w:r>
      <w:r w:rsidRPr="00FE3666">
        <w:t xml:space="preserve"> </w:t>
      </w:r>
      <w:r w:rsidRPr="00FE3666">
        <w:rPr>
          <w:rFonts w:ascii="Batang" w:eastAsia="Batang" w:hAnsi="Batang" w:cs="Batang" w:hint="eastAsia"/>
        </w:rPr>
        <w:t>저장</w:t>
      </w:r>
    </w:p>
    <w:p w:rsidR="00DC5874" w:rsidRPr="00FE3666" w:rsidRDefault="00DC5874" w:rsidP="00DC5874">
      <w:pPr>
        <w:rPr>
          <w:rFonts w:ascii="Malgun Gothic" w:eastAsia="Malgun Gothic" w:hAnsi="Malgun Gothic" w:cs="Malgun Gothic"/>
          <w:szCs w:val="21"/>
          <w:lang w:eastAsia="ko-KR"/>
        </w:rPr>
      </w:pPr>
      <w:proofErr w:type="spellStart"/>
      <w:r w:rsidRPr="00FE3666">
        <w:rPr>
          <w:rFonts w:ascii="Malgun Gothic" w:eastAsia="Malgun Gothic" w:hAnsi="Malgun Gothic" w:cs="Malgun Gothic"/>
          <w:szCs w:val="21"/>
          <w:lang w:eastAsia="ko-KR"/>
        </w:rPr>
        <w:t>Keystore</w:t>
      </w:r>
      <w:proofErr w:type="spellEnd"/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문서는</w:t>
      </w:r>
      <w:r w:rsidRPr="00FE3666">
        <w:rPr>
          <w:rFonts w:ascii="Malgun Gothic" w:eastAsia="Malgun Gothic" w:hAnsi="Malgun Gothic" w:cs="Malgun Gothic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지갑을</w:t>
      </w:r>
      <w:r w:rsidRPr="00FE3666">
        <w:rPr>
          <w:rFonts w:ascii="Malgun Gothic" w:eastAsia="Malgun Gothic" w:hAnsi="Malgun Gothic" w:cs="Malgun Gothic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찾는</w:t>
      </w:r>
      <w:r w:rsidRPr="00FE3666">
        <w:rPr>
          <w:rFonts w:ascii="Malgun Gothic" w:eastAsia="Malgun Gothic" w:hAnsi="Malgun Gothic" w:cs="Malgun Gothic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중요한</w:t>
      </w:r>
      <w:r w:rsidRPr="00FE3666">
        <w:rPr>
          <w:rFonts w:ascii="Malgun Gothic" w:eastAsia="Malgun Gothic" w:hAnsi="Malgun Gothic" w:cs="Malgun Gothic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문서이기</w:t>
      </w:r>
      <w:r w:rsidRPr="00FE3666">
        <w:rPr>
          <w:rFonts w:ascii="Malgun Gothic" w:eastAsia="Malgun Gothic" w:hAnsi="Malgun Gothic" w:cs="Malgun Gothic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때문에</w:t>
      </w:r>
      <w:r w:rsidRPr="00FE3666">
        <w:rPr>
          <w:rFonts w:ascii="Malgun Gothic" w:eastAsia="Malgun Gothic" w:hAnsi="Malgun Gothic" w:cs="Malgun Gothic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다른</w:t>
      </w:r>
      <w:r w:rsidRPr="00FE3666">
        <w:rPr>
          <w:rFonts w:ascii="Malgun Gothic" w:eastAsia="Malgun Gothic" w:hAnsi="Malgun Gothic" w:cs="Malgun Gothic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사람에게</w:t>
      </w:r>
      <w:r w:rsidRPr="00FE3666">
        <w:rPr>
          <w:rFonts w:ascii="Malgun Gothic" w:eastAsia="Malgun Gothic" w:hAnsi="Malgun Gothic" w:cs="Malgun Gothic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공유하지</w:t>
      </w:r>
      <w:r w:rsidRPr="00FE3666">
        <w:rPr>
          <w:rFonts w:ascii="Malgun Gothic" w:eastAsia="Malgun Gothic" w:hAnsi="Malgun Gothic" w:cs="Malgun Gothic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말고</w:t>
      </w:r>
      <w:r w:rsidRPr="00FE3666">
        <w:rPr>
          <w:rFonts w:ascii="Malgun Gothic" w:eastAsia="Malgun Gothic" w:hAnsi="Malgun Gothic" w:cs="Malgun Gothic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분실에</w:t>
      </w:r>
      <w:r w:rsidRPr="00FE3666">
        <w:rPr>
          <w:rFonts w:ascii="Malgun Gothic" w:eastAsia="Malgun Gothic" w:hAnsi="Malgun Gothic" w:cs="Malgun Gothic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szCs w:val="21"/>
          <w:lang w:eastAsia="ko-KR"/>
        </w:rPr>
        <w:t>유의하세요</w:t>
      </w:r>
      <w:r w:rsidRPr="00FE3666">
        <w:rPr>
          <w:rFonts w:ascii="Malgun Gothic" w:eastAsia="Malgun Gothic" w:hAnsi="Malgun Gothic" w:cs="Malgun Gothic"/>
          <w:szCs w:val="21"/>
          <w:lang w:eastAsia="ko-KR"/>
        </w:rPr>
        <w:t>.</w:t>
      </w:r>
    </w:p>
    <w:p w:rsidR="00DC5874" w:rsidRPr="00FE3666" w:rsidRDefault="00DC5874" w:rsidP="00DC5874">
      <w:pPr>
        <w:rPr>
          <w:lang w:eastAsia="ko-KR"/>
        </w:rPr>
      </w:pPr>
      <w:r w:rsidRPr="00FE3666">
        <w:rPr>
          <w:noProof/>
        </w:rPr>
        <w:drawing>
          <wp:inline distT="0" distB="0" distL="0" distR="0" wp14:anchorId="1DFDDD37" wp14:editId="2F1C4ADE">
            <wp:extent cx="5270500" cy="2417445"/>
            <wp:effectExtent l="0" t="0" r="6350" b="1905"/>
            <wp:docPr id="29" name="图片 29" descr="c:\users\链盟\desktop\新手引导-非会员\韩语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链盟\desktop\新手引导-非会员\韩语\0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874" w:rsidRPr="00FE3666" w:rsidRDefault="00DC5874" w:rsidP="00DC5874">
      <w:pPr>
        <w:rPr>
          <w:lang w:eastAsia="ko-KR"/>
        </w:rPr>
      </w:pPr>
      <w:r w:rsidRPr="00FE3666">
        <w:rPr>
          <w:noProof/>
        </w:rPr>
        <w:lastRenderedPageBreak/>
        <w:drawing>
          <wp:inline distT="0" distB="0" distL="0" distR="0" wp14:anchorId="6B70EFDA" wp14:editId="66AE69CA">
            <wp:extent cx="5270500" cy="2400207"/>
            <wp:effectExtent l="0" t="0" r="6350" b="635"/>
            <wp:docPr id="18" name="图片 18" descr="c:\users\链盟\desktop\新手引导-非会员\韩语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链盟\desktop\新手引导-非会员\韩语\1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0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874" w:rsidRPr="00FE3666" w:rsidRDefault="00DC5874" w:rsidP="00DC5874">
      <w:pPr>
        <w:pStyle w:val="a5"/>
        <w:numPr>
          <w:ilvl w:val="0"/>
          <w:numId w:val="40"/>
        </w:numPr>
        <w:spacing w:line="276" w:lineRule="auto"/>
        <w:ind w:firstLineChars="0"/>
      </w:pPr>
      <w:r w:rsidRPr="00FE3666">
        <w:rPr>
          <w:rFonts w:ascii="Batang" w:eastAsia="Batang" w:hAnsi="Batang" w:cs="Batang" w:hint="eastAsia"/>
        </w:rPr>
        <w:t>지갑</w:t>
      </w:r>
      <w:r w:rsidRPr="00FE3666">
        <w:t xml:space="preserve"> </w:t>
      </w:r>
      <w:r w:rsidRPr="00FE3666">
        <w:rPr>
          <w:rFonts w:ascii="Batang" w:eastAsia="Batang" w:hAnsi="Batang" w:cs="Batang" w:hint="eastAsia"/>
        </w:rPr>
        <w:t>개인키</w:t>
      </w:r>
      <w:r w:rsidRPr="00FE3666">
        <w:t xml:space="preserve"> </w:t>
      </w:r>
      <w:r w:rsidRPr="00FE3666">
        <w:rPr>
          <w:rFonts w:ascii="Batang" w:eastAsia="Batang" w:hAnsi="Batang" w:cs="Batang" w:hint="eastAsia"/>
        </w:rPr>
        <w:t>저장</w:t>
      </w:r>
    </w:p>
    <w:p w:rsidR="00DC5874" w:rsidRPr="00FE3666" w:rsidRDefault="00DC5874" w:rsidP="00DC5874">
      <w:pPr>
        <w:rPr>
          <w:rFonts w:eastAsia="Malgun Gothic"/>
          <w:lang w:eastAsia="ko-KR"/>
        </w:rPr>
      </w:pPr>
      <w:r w:rsidRPr="00FE3666">
        <w:rPr>
          <w:rFonts w:eastAsia="Malgun Gothic" w:hint="eastAsia"/>
          <w:lang w:eastAsia="ko-KR"/>
        </w:rPr>
        <w:t>개인키는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지갑을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찾는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중요한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문서이기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때문에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다른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사람에게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공유하지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말고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분실에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eastAsia="Malgun Gothic" w:hint="eastAsia"/>
          <w:lang w:eastAsia="ko-KR"/>
        </w:rPr>
        <w:t>유의하세요</w:t>
      </w:r>
      <w:r w:rsidRPr="00FE3666">
        <w:rPr>
          <w:rFonts w:eastAsia="Malgun Gothic"/>
          <w:lang w:eastAsia="ko-KR"/>
        </w:rPr>
        <w:t>.</w:t>
      </w:r>
    </w:p>
    <w:p w:rsidR="00DC5874" w:rsidRPr="00FE3666" w:rsidRDefault="00DC5874" w:rsidP="00DC5874">
      <w:pPr>
        <w:rPr>
          <w:lang w:eastAsia="ko-KR"/>
        </w:rPr>
      </w:pPr>
      <w:r w:rsidRPr="00FE3666">
        <w:rPr>
          <w:noProof/>
        </w:rPr>
        <w:drawing>
          <wp:inline distT="0" distB="0" distL="0" distR="0" wp14:anchorId="4C1D644A" wp14:editId="1E9D5908">
            <wp:extent cx="5270500" cy="2421255"/>
            <wp:effectExtent l="0" t="0" r="6350" b="0"/>
            <wp:docPr id="31" name="图片 31" descr="c:\users\链盟\desktop\新手引导-非会员\韩语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链盟\desktop\新手引导-非会员\韩语\0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874" w:rsidRPr="00FE3666" w:rsidRDefault="00DC5874" w:rsidP="00DC5874">
      <w:r w:rsidRPr="00FE3666">
        <w:rPr>
          <w:noProof/>
        </w:rPr>
        <w:drawing>
          <wp:inline distT="0" distB="0" distL="0" distR="0" wp14:anchorId="156D3BD6" wp14:editId="1A9D2F80">
            <wp:extent cx="5270500" cy="2035637"/>
            <wp:effectExtent l="0" t="0" r="6350" b="3175"/>
            <wp:docPr id="21" name="图片 21" descr="c:\users\链盟\desktop\新手引导-非会员\韩语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链盟\desktop\新手引导-非会员\韩语\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874" w:rsidRPr="00FE3666" w:rsidRDefault="00DC5874" w:rsidP="00DC5874">
      <w:pPr>
        <w:pStyle w:val="a5"/>
        <w:numPr>
          <w:ilvl w:val="0"/>
          <w:numId w:val="40"/>
        </w:numPr>
        <w:spacing w:line="276" w:lineRule="auto"/>
        <w:ind w:firstLineChars="0"/>
      </w:pPr>
      <w:r w:rsidRPr="00FE3666">
        <w:rPr>
          <w:rFonts w:ascii="Batang" w:eastAsia="Batang" w:hAnsi="Batang" w:cs="Batang" w:hint="eastAsia"/>
        </w:rPr>
        <w:t>지갑</w:t>
      </w:r>
      <w:r w:rsidRPr="00FE3666">
        <w:rPr>
          <w:rFonts w:ascii="Arial" w:hAnsi="Arial" w:hint="eastAsia"/>
        </w:rPr>
        <w:t xml:space="preserve"> </w:t>
      </w:r>
      <w:r w:rsidRPr="00FE3666">
        <w:rPr>
          <w:rFonts w:ascii="Batang" w:eastAsia="Batang" w:hAnsi="Batang" w:cs="Batang" w:hint="eastAsia"/>
        </w:rPr>
        <w:t>로그인</w:t>
      </w:r>
    </w:p>
    <w:p w:rsidR="00DC5874" w:rsidRPr="00FE3666" w:rsidRDefault="00DC5874" w:rsidP="00DC5874">
      <w:pPr>
        <w:rPr>
          <w:rFonts w:eastAsia="Malgun Gothic"/>
          <w:lang w:eastAsia="ko-KR"/>
        </w:rPr>
      </w:pPr>
      <w:proofErr w:type="spellStart"/>
      <w:r w:rsidRPr="00FE3666">
        <w:rPr>
          <w:rFonts w:eastAsia="Malgun Gothic"/>
          <w:lang w:eastAsia="ko-KR"/>
        </w:rPr>
        <w:lastRenderedPageBreak/>
        <w:t>Keystore</w:t>
      </w:r>
      <w:proofErr w:type="spellEnd"/>
      <w:r w:rsidRPr="00FE3666">
        <w:rPr>
          <w:rFonts w:ascii="Arial" w:eastAsia="Malgun Gothic" w:hAnsi="Arial" w:cs="Arial" w:hint="eastAsia"/>
          <w:lang w:eastAsia="ko-KR"/>
        </w:rPr>
        <w:t>문서와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lang w:eastAsia="ko-KR"/>
        </w:rPr>
        <w:t>비밀번호를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lang w:eastAsia="ko-KR"/>
        </w:rPr>
        <w:t>사용하여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lang w:eastAsia="ko-KR"/>
        </w:rPr>
        <w:t>개인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lang w:eastAsia="ko-KR"/>
        </w:rPr>
        <w:t>지갑에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lang w:eastAsia="ko-KR"/>
        </w:rPr>
        <w:t>로그인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lang w:eastAsia="ko-KR"/>
        </w:rPr>
        <w:t>하는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lang w:eastAsia="ko-KR"/>
        </w:rPr>
        <w:t>것을</w:t>
      </w:r>
      <w:r w:rsidRPr="00FE3666">
        <w:rPr>
          <w:rFonts w:eastAsia="Malgun Gothic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lang w:eastAsia="ko-KR"/>
        </w:rPr>
        <w:t>추천합니다</w:t>
      </w:r>
      <w:r w:rsidRPr="00FE3666">
        <w:rPr>
          <w:rFonts w:eastAsia="Malgun Gothic"/>
          <w:lang w:eastAsia="ko-KR"/>
        </w:rPr>
        <w:t xml:space="preserve">. </w:t>
      </w:r>
      <w:proofErr w:type="spellStart"/>
      <w:r w:rsidRPr="00FE3666">
        <w:rPr>
          <w:rFonts w:ascii="Arial" w:eastAsia="Malgun Gothic" w:hAnsi="Arial" w:cs="Arial" w:hint="eastAsia"/>
          <w:sz w:val="22"/>
          <w:lang w:eastAsia="ko-KR"/>
        </w:rPr>
        <w:t>Keystore</w:t>
      </w:r>
      <w:proofErr w:type="spellEnd"/>
      <w:r w:rsidRPr="00FE3666">
        <w:rPr>
          <w:rFonts w:ascii="Arial" w:eastAsia="Malgun Gothic" w:hAnsi="Arial" w:cs="Arial" w:hint="eastAsia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파일</w:t>
      </w:r>
      <w:r w:rsidRPr="00FE3666">
        <w:rPr>
          <w:rFonts w:ascii="Arial" w:eastAsia="Malgun Gothic" w:hAnsi="Arial" w:cs="Arial" w:hint="eastAsia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및</w:t>
      </w:r>
      <w:r w:rsidRPr="00FE3666">
        <w:rPr>
          <w:rFonts w:ascii="Arial" w:eastAsia="Malgun Gothic" w:hAnsi="Arial" w:cs="Arial" w:hint="eastAsia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비밀번호로</w:t>
      </w:r>
      <w:r w:rsidRPr="00FE3666">
        <w:rPr>
          <w:rFonts w:ascii="Arial" w:eastAsia="Malgun Gothic" w:hAnsi="Arial" w:cs="Arial" w:hint="eastAsia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개인</w:t>
      </w:r>
      <w:r w:rsidRPr="00FE3666">
        <w:rPr>
          <w:rFonts w:ascii="Arial" w:eastAsia="Malgun Gothic" w:hAnsi="Arial" w:cs="Arial" w:hint="eastAsia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지갑을</w:t>
      </w:r>
      <w:r w:rsidRPr="00FE3666">
        <w:rPr>
          <w:rFonts w:ascii="Arial" w:eastAsia="Malgun Gothic" w:hAnsi="Arial" w:cs="Arial" w:hint="eastAsia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해제하는</w:t>
      </w:r>
      <w:r w:rsidRPr="00FE3666">
        <w:rPr>
          <w:rFonts w:ascii="Arial" w:eastAsia="Malgun Gothic" w:hAnsi="Arial" w:cs="Arial" w:hint="eastAsia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것을</w:t>
      </w:r>
      <w:r w:rsidRPr="00FE3666">
        <w:rPr>
          <w:rFonts w:ascii="Arial" w:eastAsia="Malgun Gothic" w:hAnsi="Arial" w:cs="Arial" w:hint="eastAsia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제안합니다</w:t>
      </w:r>
      <w:r w:rsidRPr="00FE3666">
        <w:rPr>
          <w:rFonts w:ascii="Arial" w:eastAsia="Malgun Gothic" w:hAnsi="Arial" w:cs="Arial" w:hint="eastAsia"/>
          <w:sz w:val="22"/>
          <w:lang w:eastAsia="ko-KR"/>
        </w:rPr>
        <w:t>,</w:t>
      </w:r>
    </w:p>
    <w:p w:rsidR="00DC5874" w:rsidRPr="00FE3666" w:rsidRDefault="00DC5874" w:rsidP="00DC5874">
      <w:pPr>
        <w:rPr>
          <w:rFonts w:eastAsia="Malgun Gothic"/>
          <w:lang w:eastAsia="ko-KR"/>
        </w:rPr>
      </w:pPr>
      <w:r w:rsidRPr="00FE3666">
        <w:rPr>
          <w:rFonts w:ascii="Arial" w:eastAsia="Malgun Gothic" w:hAnsi="Arial" w:cs="Arial" w:hint="eastAsia"/>
          <w:sz w:val="22"/>
          <w:lang w:eastAsia="ko-KR"/>
        </w:rPr>
        <w:t>위</w:t>
      </w:r>
      <w:r w:rsidRPr="00FE3666">
        <w:rPr>
          <w:rFonts w:ascii="Arial" w:eastAsia="Malgun Gothic" w:hAnsi="Arial" w:cs="Arial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과정을</w:t>
      </w:r>
      <w:r w:rsidRPr="00FE3666">
        <w:rPr>
          <w:rFonts w:ascii="Arial" w:eastAsia="Malgun Gothic" w:hAnsi="Arial" w:cs="Arial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모두</w:t>
      </w:r>
      <w:r w:rsidRPr="00FE3666">
        <w:rPr>
          <w:rFonts w:ascii="Arial" w:eastAsia="Malgun Gothic" w:hAnsi="Arial" w:cs="Arial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완료하면</w:t>
      </w:r>
      <w:r w:rsidRPr="00FE3666">
        <w:rPr>
          <w:rFonts w:ascii="Arial" w:eastAsia="Malgun Gothic" w:hAnsi="Arial" w:cs="Arial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개인</w:t>
      </w:r>
      <w:r w:rsidRPr="00FE3666">
        <w:rPr>
          <w:rFonts w:ascii="Arial" w:eastAsia="Malgun Gothic" w:hAnsi="Arial" w:cs="Arial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지갑</w:t>
      </w:r>
      <w:r w:rsidRPr="00FE3666">
        <w:rPr>
          <w:rFonts w:ascii="Arial" w:eastAsia="Malgun Gothic" w:hAnsi="Arial" w:cs="Arial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사용</w:t>
      </w:r>
      <w:r w:rsidRPr="00FE3666">
        <w:rPr>
          <w:rFonts w:ascii="Arial" w:eastAsia="Malgun Gothic" w:hAnsi="Arial" w:cs="Arial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가능합니다</w:t>
      </w:r>
      <w:r w:rsidRPr="00FE3666">
        <w:rPr>
          <w:rFonts w:ascii="Arial" w:eastAsia="Malgun Gothic" w:hAnsi="Arial" w:cs="Arial"/>
          <w:sz w:val="22"/>
          <w:lang w:eastAsia="ko-KR"/>
        </w:rPr>
        <w:t xml:space="preserve">.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마지막</w:t>
      </w:r>
      <w:r w:rsidRPr="00FE3666">
        <w:rPr>
          <w:rFonts w:ascii="Arial" w:eastAsia="Malgun Gothic" w:hAnsi="Arial" w:cs="Arial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단계는</w:t>
      </w:r>
      <w:r w:rsidRPr="00FE3666">
        <w:rPr>
          <w:rFonts w:ascii="Arial" w:eastAsia="Malgun Gothic" w:hAnsi="Arial" w:cs="Arial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베팅하기</w:t>
      </w:r>
      <w:r w:rsidRPr="00FE3666">
        <w:rPr>
          <w:rFonts w:ascii="Arial" w:eastAsia="Malgun Gothic" w:hAnsi="Arial" w:cs="Arial"/>
          <w:sz w:val="22"/>
          <w:lang w:eastAsia="ko-KR"/>
        </w:rPr>
        <w:t xml:space="preserve"> </w:t>
      </w:r>
      <w:r w:rsidRPr="00FE3666">
        <w:rPr>
          <w:rFonts w:ascii="Arial" w:eastAsia="Malgun Gothic" w:hAnsi="Arial" w:cs="Arial" w:hint="eastAsia"/>
          <w:sz w:val="22"/>
          <w:lang w:eastAsia="ko-KR"/>
        </w:rPr>
        <w:t>입니다</w:t>
      </w:r>
      <w:r w:rsidRPr="00FE3666">
        <w:rPr>
          <w:rFonts w:ascii="Arial" w:eastAsia="Malgun Gothic" w:hAnsi="Arial" w:cs="Arial"/>
          <w:sz w:val="22"/>
          <w:lang w:eastAsia="ko-KR"/>
        </w:rPr>
        <w:t>.</w:t>
      </w:r>
    </w:p>
    <w:p w:rsidR="00B82AE1" w:rsidRPr="00FE3666" w:rsidRDefault="00D13BAC" w:rsidP="00FE3666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 xml:space="preserve">Step3: </w:t>
      </w: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>베팅</w:t>
      </w: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 xml:space="preserve"> </w:t>
      </w:r>
      <w:r w:rsidRPr="00FE3666">
        <w:rPr>
          <w:rFonts w:ascii="Microsoft YaHei Light" w:eastAsia="Malgun Gothic" w:hAnsi="Microsoft YaHei Light" w:hint="eastAsia"/>
          <w:b/>
          <w:bCs/>
          <w:sz w:val="24"/>
          <w:szCs w:val="28"/>
          <w:lang w:eastAsia="ko-KR"/>
        </w:rPr>
        <w:t>가이드</w:t>
      </w:r>
    </w:p>
    <w:p w:rsidR="00B82AE1" w:rsidRPr="00FE3666" w:rsidRDefault="00094FDA">
      <w:pPr>
        <w:pStyle w:val="a5"/>
        <w:numPr>
          <w:ilvl w:val="0"/>
          <w:numId w:val="27"/>
        </w:numPr>
        <w:ind w:firstLineChars="0"/>
        <w:rPr>
          <w:rFonts w:ascii="Malgun Gothic" w:eastAsia="Malgun Gothic" w:hAnsi="Malgun Gothic"/>
          <w:b/>
          <w:bCs/>
          <w:lang w:eastAsia="ko-KR"/>
        </w:rPr>
      </w:pPr>
      <w:r w:rsidRPr="00FE3666">
        <w:rPr>
          <w:rFonts w:ascii="Malgun Gothic" w:eastAsia="Malgun Gothic" w:hAnsi="Malgun Gothic"/>
          <w:b/>
          <w:bCs/>
          <w:lang w:eastAsia="ko-KR"/>
        </w:rPr>
        <w:t>E</w:t>
      </w:r>
      <w:r w:rsidRPr="00FE3666">
        <w:rPr>
          <w:rFonts w:ascii="Malgun Gothic" w:eastAsia="Malgun Gothic" w:hAnsi="Malgun Gothic" w:cs="BatangChe" w:hint="eastAsia"/>
          <w:b/>
          <w:bCs/>
          <w:lang w:eastAsia="ko-KR"/>
        </w:rPr>
        <w:t xml:space="preserve">TC, </w:t>
      </w:r>
      <w:r w:rsidR="00B82AE1" w:rsidRPr="00FE3666">
        <w:rPr>
          <w:rFonts w:ascii="Malgun Gothic" w:eastAsia="Malgun Gothic" w:hAnsi="Malgun Gothic"/>
          <w:b/>
          <w:bCs/>
          <w:lang w:eastAsia="ko-KR"/>
        </w:rPr>
        <w:t>ETH</w:t>
      </w:r>
      <w:r w:rsidR="00D13BAC" w:rsidRPr="00FE3666">
        <w:rPr>
          <w:rFonts w:ascii="Malgun Gothic" w:eastAsia="Malgun Gothic" w:hAnsi="Malgun Gothic" w:hint="eastAsia"/>
          <w:b/>
          <w:bCs/>
          <w:lang w:eastAsia="ko-KR"/>
        </w:rPr>
        <w:t>를 사용한</w:t>
      </w:r>
      <w:r w:rsidR="00D13BAC" w:rsidRPr="00FE3666">
        <w:rPr>
          <w:rFonts w:ascii="Malgun Gothic" w:eastAsia="Malgun Gothic" w:hAnsi="Malgun Gothic"/>
          <w:b/>
          <w:bCs/>
          <w:lang w:eastAsia="ko-KR"/>
        </w:rPr>
        <w:t xml:space="preserve"> </w:t>
      </w:r>
      <w:r w:rsidR="00D13BAC" w:rsidRPr="00FE3666">
        <w:rPr>
          <w:rFonts w:ascii="Malgun Gothic" w:eastAsia="Malgun Gothic" w:hAnsi="Malgun Gothic" w:cs="BatangChe" w:hint="eastAsia"/>
          <w:b/>
          <w:bCs/>
          <w:lang w:eastAsia="ko-KR"/>
        </w:rPr>
        <w:t>베팅 가이드</w:t>
      </w:r>
    </w:p>
    <w:p w:rsidR="00B82AE1" w:rsidRPr="00FE3666" w:rsidRDefault="00B82AE1" w:rsidP="00FE3666">
      <w:pPr>
        <w:rPr>
          <w:rFonts w:ascii="Microsoft YaHei Light" w:eastAsia="Microsoft YaHei Light" w:hAnsi="Microsoft YaHei Light"/>
        </w:rPr>
      </w:pPr>
      <w:r w:rsidRPr="00FE3666">
        <w:rPr>
          <w:rFonts w:ascii="Microsoft YaHei Light" w:eastAsia="Microsoft YaHei Light" w:hAnsi="Microsoft YaHei Light"/>
          <w:noProof/>
        </w:rPr>
        <w:drawing>
          <wp:inline distT="0" distB="0" distL="0" distR="0" wp14:anchorId="681F2995" wp14:editId="0E8B21E2">
            <wp:extent cx="5270500" cy="257238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AE1" w:rsidRPr="00FE3666" w:rsidRDefault="00B82AE1" w:rsidP="00FE3666">
      <w:pPr>
        <w:rPr>
          <w:rFonts w:ascii="Microsoft YaHei Light" w:eastAsia="Microsoft YaHei Light" w:hAnsi="Microsoft YaHei Light"/>
        </w:rPr>
      </w:pPr>
      <w:r w:rsidRPr="00FE3666">
        <w:rPr>
          <w:noProof/>
        </w:rPr>
        <w:drawing>
          <wp:inline distT="0" distB="0" distL="0" distR="0" wp14:anchorId="2AA97379" wp14:editId="739E296B">
            <wp:extent cx="2894384" cy="352425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0633" cy="35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BB" w:rsidRPr="00FE3666" w:rsidRDefault="001F6FBB" w:rsidP="00B82AE1">
      <w:pPr>
        <w:rPr>
          <w:rFonts w:ascii="Microsoft YaHei Light" w:eastAsia="Microsoft YaHei Light" w:hAnsi="Microsoft YaHei Light"/>
          <w:lang w:eastAsia="ko-KR"/>
        </w:rPr>
      </w:pPr>
      <w:r w:rsidRPr="00FE3666">
        <w:rPr>
          <w:rFonts w:ascii="Microsoft YaHei Light" w:eastAsia="Microsoft YaHei Light" w:hAnsi="Microsoft YaHei Light" w:hint="eastAsia"/>
          <w:lang w:eastAsia="ko-KR"/>
        </w:rPr>
        <w:t>1</w:t>
      </w:r>
      <w:r w:rsidR="00D13BAC" w:rsidRPr="00FE3666">
        <w:rPr>
          <w:rFonts w:ascii="Microsoft YaHei Light" w:eastAsia="Microsoft YaHei Light" w:hAnsi="Microsoft YaHei Light" w:hint="eastAsia"/>
          <w:lang w:eastAsia="ko-KR"/>
        </w:rPr>
        <w:t xml:space="preserve">. </w:t>
      </w:r>
      <w:proofErr w:type="spellStart"/>
      <w:r w:rsidR="00D13BAC" w:rsidRPr="00FE3666">
        <w:rPr>
          <w:rFonts w:ascii="Microsoft YaHei Light" w:eastAsia="Microsoft YaHei Light" w:hAnsi="Microsoft YaHei Light"/>
          <w:lang w:eastAsia="ko-KR"/>
        </w:rPr>
        <w:t>Coingame</w:t>
      </w:r>
      <w:proofErr w:type="spellEnd"/>
      <w:r w:rsidR="00D13BAC" w:rsidRPr="00FE3666">
        <w:rPr>
          <w:rFonts w:ascii="Microsoft YaHei Light" w:eastAsia="Microsoft YaHei Light" w:hAnsi="Microsoft YaHei Light"/>
          <w:lang w:eastAsia="ko-KR"/>
        </w:rPr>
        <w:t xml:space="preserve"> </w:t>
      </w:r>
      <w:r w:rsidR="00D13BAC" w:rsidRPr="00FE3666">
        <w:rPr>
          <w:rFonts w:ascii="BatangChe" w:eastAsia="BatangChe" w:hAnsi="BatangChe" w:cs="BatangChe" w:hint="eastAsia"/>
          <w:lang w:eastAsia="ko-KR"/>
        </w:rPr>
        <w:t>홈페이지 접속 후 베팅하길 원하는 경기 선택</w:t>
      </w:r>
    </w:p>
    <w:p w:rsidR="001F6FBB" w:rsidRPr="00FE3666" w:rsidRDefault="001F6FBB" w:rsidP="00B82AE1">
      <w:pPr>
        <w:rPr>
          <w:rFonts w:ascii="Microsoft YaHei Light" w:eastAsia="Microsoft YaHei Light" w:hAnsi="Microsoft YaHei Light"/>
          <w:lang w:eastAsia="ko-KR"/>
        </w:rPr>
      </w:pPr>
      <w:r w:rsidRPr="00FE3666">
        <w:rPr>
          <w:rFonts w:ascii="Microsoft YaHei Light" w:eastAsia="Microsoft YaHei Light" w:hAnsi="Microsoft YaHei Light"/>
          <w:lang w:eastAsia="ko-KR"/>
        </w:rPr>
        <w:lastRenderedPageBreak/>
        <w:t>2</w:t>
      </w:r>
      <w:r w:rsidR="00D13BAC" w:rsidRPr="00FE3666">
        <w:rPr>
          <w:rFonts w:ascii="Microsoft YaHei Light" w:eastAsia="Microsoft YaHei Light" w:hAnsi="Microsoft YaHei Light" w:hint="eastAsia"/>
          <w:lang w:eastAsia="ko-KR"/>
        </w:rPr>
        <w:t xml:space="preserve">. </w:t>
      </w:r>
      <w:r w:rsidR="00D13BAC" w:rsidRPr="00FE3666">
        <w:rPr>
          <w:rFonts w:ascii="BatangChe" w:eastAsia="BatangChe" w:hAnsi="BatangChe" w:cs="BatangChe" w:hint="eastAsia"/>
          <w:lang w:eastAsia="ko-KR"/>
        </w:rPr>
        <w:t xml:space="preserve">홈페이지 우측 베팅 오더의 암호화폐 종류를 클릭하여 </w:t>
      </w:r>
      <w:r w:rsidR="00D13BAC" w:rsidRPr="00FE3666">
        <w:rPr>
          <w:rFonts w:ascii="BatangChe" w:eastAsia="BatangChe" w:hAnsi="BatangChe" w:cs="BatangChe"/>
          <w:lang w:eastAsia="ko-KR"/>
        </w:rPr>
        <w:t xml:space="preserve">ETH </w:t>
      </w:r>
      <w:r w:rsidR="00D13BAC" w:rsidRPr="00FE3666">
        <w:rPr>
          <w:rFonts w:ascii="BatangChe" w:eastAsia="BatangChe" w:hAnsi="BatangChe" w:cs="BatangChe" w:hint="eastAsia"/>
          <w:lang w:eastAsia="ko-KR"/>
        </w:rPr>
        <w:t xml:space="preserve">혹은 </w:t>
      </w:r>
      <w:r w:rsidR="00D13BAC" w:rsidRPr="00FE3666">
        <w:rPr>
          <w:rFonts w:ascii="BatangChe" w:eastAsia="BatangChe" w:hAnsi="BatangChe" w:cs="BatangChe"/>
          <w:lang w:eastAsia="ko-KR"/>
        </w:rPr>
        <w:t>ETC</w:t>
      </w:r>
      <w:r w:rsidR="00D13BAC" w:rsidRPr="00FE3666">
        <w:rPr>
          <w:rFonts w:ascii="BatangChe" w:eastAsia="BatangChe" w:hAnsi="BatangChe" w:cs="BatangChe" w:hint="eastAsia"/>
          <w:lang w:eastAsia="ko-KR"/>
        </w:rPr>
        <w:t xml:space="preserve"> 선택 가능(기본 설정된 암호화폐 종류는 </w:t>
      </w:r>
      <w:r w:rsidR="00D13BAC" w:rsidRPr="00FE3666">
        <w:rPr>
          <w:rFonts w:ascii="BatangChe" w:eastAsia="BatangChe" w:hAnsi="BatangChe" w:cs="BatangChe"/>
          <w:lang w:eastAsia="ko-KR"/>
        </w:rPr>
        <w:t>ETH</w:t>
      </w:r>
      <w:r w:rsidR="00D13BAC" w:rsidRPr="00FE3666">
        <w:rPr>
          <w:rFonts w:ascii="BatangChe" w:eastAsia="BatangChe" w:hAnsi="BatangChe" w:cs="BatangChe" w:hint="eastAsia"/>
          <w:lang w:eastAsia="ko-KR"/>
        </w:rPr>
        <w:t>입니다.)</w:t>
      </w:r>
      <w:r w:rsidR="00D13BAC" w:rsidRPr="00FE3666">
        <w:rPr>
          <w:rFonts w:ascii="BatangChe" w:eastAsia="BatangChe" w:hAnsi="BatangChe" w:cs="BatangChe"/>
          <w:lang w:eastAsia="ko-KR"/>
        </w:rPr>
        <w:t xml:space="preserve"> </w:t>
      </w:r>
    </w:p>
    <w:p w:rsidR="001F6FBB" w:rsidRPr="00FE3666" w:rsidRDefault="001F6FBB" w:rsidP="00B82AE1">
      <w:pPr>
        <w:rPr>
          <w:rFonts w:ascii="Microsoft YaHei Light" w:eastAsia="Malgun Gothic" w:hAnsi="Microsoft YaHei Light"/>
          <w:lang w:eastAsia="ko-KR"/>
        </w:rPr>
      </w:pPr>
      <w:r w:rsidRPr="00FE3666">
        <w:rPr>
          <w:rFonts w:ascii="Microsoft YaHei Light" w:eastAsia="Microsoft YaHei Light" w:hAnsi="Microsoft YaHei Light"/>
          <w:lang w:eastAsia="ko-KR"/>
        </w:rPr>
        <w:t>3</w:t>
      </w:r>
      <w:r w:rsidR="00D13BAC" w:rsidRPr="00FE3666">
        <w:rPr>
          <w:rFonts w:ascii="Microsoft YaHei Light" w:eastAsia="Microsoft YaHei Light" w:hAnsi="Microsoft YaHei Light" w:hint="eastAsia"/>
          <w:lang w:eastAsia="ko-KR"/>
        </w:rPr>
        <w:t xml:space="preserve">. </w:t>
      </w:r>
      <w:proofErr w:type="spellStart"/>
      <w:r w:rsidR="00D13BAC" w:rsidRPr="00FE3666">
        <w:rPr>
          <w:rFonts w:ascii="Microsoft YaHei Light" w:eastAsia="Microsoft YaHei Light" w:hAnsi="Microsoft YaHei Light"/>
          <w:lang w:eastAsia="ko-KR"/>
        </w:rPr>
        <w:t>Coingame</w:t>
      </w:r>
      <w:proofErr w:type="spellEnd"/>
      <w:r w:rsidR="00D13BAC" w:rsidRPr="00FE3666">
        <w:rPr>
          <w:rFonts w:ascii="Microsoft YaHei Light" w:eastAsia="Microsoft YaHei Light" w:hAnsi="Microsoft YaHei Light"/>
          <w:lang w:eastAsia="ko-KR"/>
        </w:rPr>
        <w:t xml:space="preserve"> </w:t>
      </w:r>
      <w:r w:rsidR="007F787D" w:rsidRPr="00FE3666">
        <w:rPr>
          <w:rFonts w:ascii="BatangChe" w:eastAsia="BatangChe" w:hAnsi="BatangChe" w:cs="BatangChe" w:hint="eastAsia"/>
          <w:lang w:eastAsia="ko-KR"/>
        </w:rPr>
        <w:t>베팅액 입금 주소 복사</w:t>
      </w:r>
    </w:p>
    <w:p w:rsidR="001F6FBB" w:rsidRPr="00FE3666" w:rsidRDefault="001F6FBB" w:rsidP="00B82AE1">
      <w:pPr>
        <w:rPr>
          <w:rFonts w:ascii="Microsoft YaHei Light" w:eastAsia="Microsoft YaHei Light" w:hAnsi="Microsoft YaHei Light"/>
          <w:lang w:eastAsia="ko-KR"/>
        </w:rPr>
      </w:pPr>
      <w:r w:rsidRPr="00FE3666">
        <w:rPr>
          <w:rFonts w:ascii="Microsoft YaHei Light" w:eastAsia="Microsoft YaHei Light" w:hAnsi="Microsoft YaHei Light" w:hint="eastAsia"/>
          <w:lang w:eastAsia="ko-KR"/>
        </w:rPr>
        <w:t>4</w:t>
      </w:r>
      <w:r w:rsidR="007F787D" w:rsidRPr="00FE3666">
        <w:rPr>
          <w:rFonts w:ascii="Microsoft YaHei Light" w:eastAsia="Microsoft YaHei Light" w:hAnsi="Microsoft YaHei Light" w:hint="eastAsia"/>
          <w:lang w:eastAsia="ko-KR"/>
        </w:rPr>
        <w:t xml:space="preserve">. </w:t>
      </w:r>
      <w:r w:rsidR="007F787D" w:rsidRPr="00FE3666">
        <w:rPr>
          <w:rFonts w:ascii="Microsoft YaHei Light" w:eastAsia="Microsoft YaHei Light" w:hAnsi="Microsoft YaHei Light"/>
          <w:lang w:eastAsia="ko-KR"/>
        </w:rPr>
        <w:t xml:space="preserve">ETH/ETC </w:t>
      </w:r>
      <w:r w:rsidR="007F787D" w:rsidRPr="00FE3666">
        <w:rPr>
          <w:rFonts w:ascii="BatangChe" w:eastAsia="BatangChe" w:hAnsi="BatangChe" w:cs="BatangChe" w:hint="eastAsia"/>
          <w:lang w:eastAsia="ko-KR"/>
        </w:rPr>
        <w:t xml:space="preserve">지갑으로 돌아와 </w:t>
      </w:r>
      <w:r w:rsidR="00236807" w:rsidRPr="00FE3666">
        <w:rPr>
          <w:rFonts w:ascii="BatangChe" w:eastAsia="BatangChe" w:hAnsi="BatangChe" w:cs="BatangChe" w:hint="eastAsia"/>
          <w:lang w:eastAsia="ko-KR"/>
        </w:rPr>
        <w:t>전송 선택(고급 옵션 사용 추천)</w:t>
      </w:r>
    </w:p>
    <w:p w:rsidR="00B82AE1" w:rsidRPr="00FE3666" w:rsidRDefault="001F6FBB" w:rsidP="00FE3666">
      <w:pPr>
        <w:rPr>
          <w:rFonts w:ascii="Microsoft YaHei Light" w:eastAsia="Microsoft YaHei Light" w:hAnsi="Microsoft YaHei Light"/>
        </w:rPr>
      </w:pPr>
      <w:r w:rsidRPr="00FE3666">
        <w:rPr>
          <w:rFonts w:ascii="Microsoft YaHei Light" w:eastAsia="Microsoft YaHei Light" w:hAnsi="Microsoft YaHei Light"/>
          <w:lang w:eastAsia="ko-KR"/>
        </w:rPr>
        <w:t>5</w:t>
      </w:r>
      <w:r w:rsidR="00236807" w:rsidRPr="00FE3666">
        <w:rPr>
          <w:rFonts w:ascii="Microsoft YaHei Light" w:eastAsia="Microsoft YaHei Light" w:hAnsi="Microsoft YaHei Light" w:hint="eastAsia"/>
          <w:lang w:eastAsia="ko-KR"/>
        </w:rPr>
        <w:t xml:space="preserve">. </w:t>
      </w:r>
      <w:r w:rsidR="00236807" w:rsidRPr="00FE3666">
        <w:rPr>
          <w:rFonts w:ascii="BatangChe" w:eastAsia="BatangChe" w:hAnsi="BatangChe" w:cs="BatangChe" w:hint="eastAsia"/>
          <w:lang w:eastAsia="ko-KR"/>
        </w:rPr>
        <w:t>복사한 베팅액</w:t>
      </w:r>
      <w:r w:rsidR="00236807" w:rsidRPr="00FE3666">
        <w:rPr>
          <w:rFonts w:ascii="BatangChe" w:eastAsia="BatangChe" w:hAnsi="BatangChe" w:cs="BatangChe"/>
          <w:lang w:eastAsia="ko-KR"/>
        </w:rPr>
        <w:t xml:space="preserve"> </w:t>
      </w:r>
      <w:r w:rsidR="00236807" w:rsidRPr="00FE3666">
        <w:rPr>
          <w:rFonts w:ascii="BatangChe" w:eastAsia="BatangChe" w:hAnsi="BatangChe" w:cs="BatangChe" w:hint="eastAsia"/>
          <w:lang w:eastAsia="ko-KR"/>
        </w:rPr>
        <w:t xml:space="preserve">입금 주소를 </w:t>
      </w:r>
      <w:r w:rsidR="00236807" w:rsidRPr="00FE3666">
        <w:rPr>
          <w:rFonts w:ascii="BatangChe" w:eastAsia="BatangChe" w:hAnsi="BatangChe" w:cs="BatangChe"/>
          <w:lang w:eastAsia="ko-KR"/>
        </w:rPr>
        <w:t>“</w:t>
      </w:r>
      <w:r w:rsidR="00236807" w:rsidRPr="00FE3666">
        <w:rPr>
          <w:rFonts w:ascii="BatangChe" w:eastAsia="BatangChe" w:hAnsi="BatangChe" w:cs="BatangChe" w:hint="eastAsia"/>
          <w:lang w:eastAsia="ko-KR"/>
        </w:rPr>
        <w:t>받는 사람 지갑 주소</w:t>
      </w:r>
      <w:r w:rsidR="00236807" w:rsidRPr="00FE3666">
        <w:rPr>
          <w:rFonts w:ascii="BatangChe" w:eastAsia="BatangChe" w:hAnsi="BatangChe" w:cs="BatangChe"/>
          <w:lang w:eastAsia="ko-KR"/>
        </w:rPr>
        <w:t>”</w:t>
      </w:r>
      <w:r w:rsidR="00236807" w:rsidRPr="00FE3666">
        <w:rPr>
          <w:rFonts w:ascii="BatangChe" w:eastAsia="BatangChe" w:hAnsi="BatangChe" w:cs="BatangChe" w:hint="eastAsia"/>
          <w:lang w:eastAsia="ko-KR"/>
        </w:rPr>
        <w:t>에 입력한 후 베팅 금액을 입력하고 안내에 따라 전송을 진행(</w:t>
      </w:r>
      <w:r w:rsidR="00236807" w:rsidRPr="00FE3666">
        <w:rPr>
          <w:rFonts w:ascii="BatangChe" w:eastAsia="BatangChe" w:hAnsi="BatangChe" w:cs="BatangChe"/>
          <w:lang w:eastAsia="ko-KR"/>
        </w:rPr>
        <w:t>ETH/ETC</w:t>
      </w:r>
      <w:r w:rsidR="00236807" w:rsidRPr="00FE3666">
        <w:rPr>
          <w:rFonts w:ascii="BatangChe" w:eastAsia="BatangChe" w:hAnsi="BatangChe" w:cs="BatangChe" w:hint="eastAsia"/>
          <w:lang w:eastAsia="ko-KR"/>
        </w:rPr>
        <w:t>가 완벽하게 베팅액 입금 주소로 전송되는 것을 보장하기 위해</w:t>
      </w:r>
      <w:r w:rsidR="00236807" w:rsidRPr="00FE3666">
        <w:rPr>
          <w:rFonts w:ascii="BatangChe" w:eastAsia="BatangChe" w:hAnsi="BatangChe" w:cs="BatangChe"/>
          <w:lang w:eastAsia="ko-KR"/>
        </w:rPr>
        <w:t xml:space="preserve"> Gas Limit </w:t>
      </w:r>
      <w:r w:rsidR="00236807" w:rsidRPr="00FE3666">
        <w:rPr>
          <w:rFonts w:ascii="BatangChe" w:eastAsia="BatangChe" w:hAnsi="BatangChe" w:cs="BatangChe" w:hint="eastAsia"/>
          <w:lang w:eastAsia="ko-KR"/>
        </w:rPr>
        <w:t xml:space="preserve">설정은 </w:t>
      </w:r>
      <w:r w:rsidR="00236807" w:rsidRPr="00FE3666">
        <w:rPr>
          <w:rFonts w:ascii="BatangChe" w:eastAsia="BatangChe" w:hAnsi="BatangChe" w:cs="BatangChe"/>
          <w:lang w:eastAsia="ko-KR"/>
        </w:rPr>
        <w:t>150,000</w:t>
      </w:r>
      <w:r w:rsidR="00236807" w:rsidRPr="00FE3666">
        <w:rPr>
          <w:rFonts w:ascii="BatangChe" w:eastAsia="BatangChe" w:hAnsi="BatangChe" w:cs="BatangChe" w:hint="eastAsia"/>
          <w:lang w:eastAsia="ko-KR"/>
        </w:rPr>
        <w:t xml:space="preserve">로 설정할 것을 추천) </w:t>
      </w:r>
    </w:p>
    <w:p w:rsidR="00B82AE1" w:rsidRPr="00FE3666" w:rsidRDefault="001F6FBB" w:rsidP="00FE3666">
      <w:pPr>
        <w:rPr>
          <w:rFonts w:ascii="Microsoft YaHei Light" w:eastAsia="Microsoft YaHei Light" w:hAnsi="Microsoft YaHei Light"/>
          <w:lang w:eastAsia="ko-KR"/>
        </w:rPr>
      </w:pPr>
      <w:r w:rsidRPr="00FE3666">
        <w:rPr>
          <w:rFonts w:ascii="Microsoft YaHei Light" w:eastAsia="Microsoft YaHei Light" w:hAnsi="Microsoft YaHei Light" w:hint="eastAsia"/>
          <w:lang w:eastAsia="ko-KR"/>
        </w:rPr>
        <w:t>6</w:t>
      </w:r>
      <w:r w:rsidR="00236807" w:rsidRPr="00FE3666">
        <w:rPr>
          <w:rFonts w:ascii="Microsoft YaHei Light" w:eastAsia="Microsoft YaHei Light" w:hAnsi="Microsoft YaHei Light" w:hint="eastAsia"/>
          <w:lang w:eastAsia="ko-KR"/>
        </w:rPr>
        <w:t xml:space="preserve">. </w:t>
      </w:r>
      <w:r w:rsidR="00236807" w:rsidRPr="00FE3666">
        <w:rPr>
          <w:rFonts w:ascii="BatangChe" w:eastAsia="BatangChe" w:hAnsi="BatangChe" w:cs="BatangChe" w:hint="eastAsia"/>
          <w:lang w:eastAsia="ko-KR"/>
        </w:rPr>
        <w:t>경기 종료 후 모든 당첨금은 자동으로 사용자 지갑으로 전송됩니다.</w:t>
      </w:r>
      <w:r w:rsidR="00236807" w:rsidRPr="00FE3666">
        <w:rPr>
          <w:rFonts w:ascii="BatangChe" w:eastAsia="BatangChe" w:hAnsi="BatangChe" w:cs="BatangChe"/>
          <w:lang w:eastAsia="ko-KR"/>
        </w:rPr>
        <w:t xml:space="preserve"> </w:t>
      </w:r>
      <w:r w:rsidR="00236807" w:rsidRPr="00FE3666">
        <w:rPr>
          <w:rFonts w:ascii="BatangChe" w:eastAsia="BatangChe" w:hAnsi="BatangChe" w:cs="BatangChe" w:hint="eastAsia"/>
          <w:lang w:eastAsia="ko-KR"/>
        </w:rPr>
        <w:t xml:space="preserve">경기 취소와 같은 예상치 못한 상황이 발생할 경우 </w:t>
      </w:r>
      <w:r w:rsidR="0069495F" w:rsidRPr="00FE3666">
        <w:rPr>
          <w:rFonts w:ascii="BatangChe" w:eastAsia="BatangChe" w:hAnsi="BatangChe" w:cs="BatangChe" w:hint="eastAsia"/>
          <w:lang w:eastAsia="ko-KR"/>
        </w:rPr>
        <w:t>최초에 베팅한 원금은 사용자 지갑으로 반환됩니다.</w:t>
      </w:r>
    </w:p>
    <w:p w:rsidR="00F120A5" w:rsidRPr="00FE3666" w:rsidRDefault="00F120A5" w:rsidP="00F120A5">
      <w:pPr>
        <w:pStyle w:val="1"/>
        <w:rPr>
          <w:rFonts w:ascii="Microsoft YaHei Light" w:eastAsia="Microsoft YaHei Light" w:hAnsi="Microsoft YaHei Light"/>
          <w:lang w:eastAsia="ko-KR"/>
        </w:rPr>
      </w:pPr>
      <w:r w:rsidRPr="00FE3666">
        <w:rPr>
          <w:rFonts w:ascii="Microsoft YaHei Light" w:eastAsia="Microsoft YaHei Light" w:hAnsi="Microsoft YaHei Light" w:hint="eastAsia"/>
          <w:lang w:eastAsia="ko-KR"/>
        </w:rPr>
        <w:t>预测细则</w:t>
      </w:r>
    </w:p>
    <w:p w:rsidR="00F120A5" w:rsidRPr="00FE3666" w:rsidRDefault="00F120A5" w:rsidP="00F120A5">
      <w:pPr>
        <w:widowControl/>
        <w:shd w:val="clear" w:color="auto" w:fill="FFFFFF"/>
        <w:jc w:val="center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proofErr w:type="spellStart"/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Coingame</w:t>
      </w:r>
      <w:proofErr w:type="spellEnd"/>
    </w:p>
    <w:p w:rsidR="0069495F" w:rsidRPr="00FE3666" w:rsidRDefault="0069495F" w:rsidP="0069495F">
      <w:pPr>
        <w:widowControl/>
        <w:shd w:val="clear" w:color="auto" w:fill="FFFFFF"/>
        <w:jc w:val="center"/>
        <w:rPr>
          <w:rFonts w:ascii="Malgun Gothic" w:hAnsi="Malgun Gothic" w:cs="Malgun Gothic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차세대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플랫폼</w:t>
      </w:r>
    </w:p>
    <w:p w:rsidR="0069495F" w:rsidRPr="00FE3666" w:rsidRDefault="0069495F" w:rsidP="00F120A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proofErr w:type="spellStart"/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Coingame</w:t>
      </w:r>
      <w:proofErr w:type="spellEnd"/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사용자들이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다양한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참여할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뿐만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아니라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투명하고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안전한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방법으로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있도록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만든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혁신적인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플랫폼입니다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스마트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컨트랙트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기술을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사용하여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과정을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투명하게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기록하며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기록의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변경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왜곡이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불가능합니다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인해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제삼자의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보증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없이도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암호화폐를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통해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D4469D" w:rsidRPr="00FE3666" w:rsidRDefault="00D4469D" w:rsidP="00FE366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F120A5" w:rsidRPr="00FE3666" w:rsidRDefault="00D42AFA" w:rsidP="00FE3666">
      <w:pPr>
        <w:pStyle w:val="a6"/>
        <w:rPr>
          <w:rFonts w:ascii="Microsoft YaHei Light" w:eastAsia="Microsoft YaHei Light" w:hAnsi="Microsoft YaHei Light"/>
          <w:b w:val="0"/>
          <w:bCs w:val="0"/>
          <w:lang w:eastAsia="ko-KR"/>
        </w:rPr>
      </w:pPr>
      <w:r w:rsidRPr="00FE3666">
        <w:rPr>
          <w:rFonts w:ascii="Malgun Gothic" w:eastAsia="Malgun Gothic" w:hAnsi="Malgun Gothic" w:cs="Malgun Gothic" w:hint="eastAsia"/>
          <w:lang w:eastAsia="ko-KR"/>
        </w:rPr>
        <w:t>축구</w:t>
      </w:r>
    </w:p>
    <w:p w:rsidR="0069495F" w:rsidRPr="00FE3666" w:rsidRDefault="0069495F" w:rsidP="0069495F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정확한 스코어</w:t>
      </w:r>
    </w:p>
    <w:p w:rsidR="0069495F" w:rsidRPr="00FE3666" w:rsidRDefault="0069495F" w:rsidP="0069495F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정규 시간 종료 시의 스코어</w:t>
      </w:r>
      <w:r w:rsidR="00690711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를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 예측</w:t>
      </w:r>
      <w:r w:rsidR="00690711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한다.</w:t>
      </w:r>
    </w:p>
    <w:p w:rsidR="0069495F" w:rsidRPr="00FE3666" w:rsidRDefault="0069495F" w:rsidP="0069495F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 xml:space="preserve">하프타임 </w:t>
      </w:r>
      <w:r w:rsidR="00B84783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스코어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 xml:space="preserve"> 예측(하프타임 </w:t>
      </w:r>
      <w:r w:rsidR="00245154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정확한 스코어 및 첫 득점 선수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)</w:t>
      </w:r>
    </w:p>
    <w:p w:rsidR="00245154" w:rsidRPr="00FE3666" w:rsidRDefault="00245154" w:rsidP="00FE3666">
      <w:pPr>
        <w:widowControl/>
        <w:shd w:val="clear" w:color="auto" w:fill="FFFFFF"/>
        <w:ind w:leftChars="100" w:left="210"/>
        <w:jc w:val="left"/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lastRenderedPageBreak/>
        <w:t>만약</w:t>
      </w:r>
      <w:r w:rsidR="00D42AFA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 베팅한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 선수가 득점이 발생한 이후 경기에 투입되었거나, 전반전 경기에 참여하지 않았거나,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전반전 득점이 모두 자살골일 경우 예측은 전반전 정확한 </w:t>
      </w:r>
      <w:r w:rsidR="00D42AFA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스코어에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 따라</w:t>
      </w:r>
      <w:r w:rsidR="00D42AFA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경기 시작 시의 배당을 기준으로</w:t>
      </w:r>
      <w:r w:rsidR="00D42AFA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 </w:t>
      </w:r>
      <w:r w:rsidR="005C28E4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정산된</w:t>
      </w:r>
      <w:r w:rsidR="00D42AFA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다.</w:t>
      </w:r>
    </w:p>
    <w:p w:rsidR="00245154" w:rsidRPr="00FE3666" w:rsidRDefault="00245154" w:rsidP="00245154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하프타임 경기 결과(실시간 게임 포함)</w:t>
      </w:r>
    </w:p>
    <w:p w:rsidR="0019164B" w:rsidRPr="00FE3666" w:rsidRDefault="00690711" w:rsidP="00FE3666">
      <w:pPr>
        <w:widowControl/>
        <w:shd w:val="clear" w:color="auto" w:fill="FFFFFF"/>
        <w:ind w:leftChars="100" w:left="210"/>
        <w:jc w:val="left"/>
        <w:rPr>
          <w:rFonts w:ascii="Malgun Gothic" w:eastAsia="Malgun Gothic" w:hAnsi="Malgun Gothic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BatangChe" w:hint="eastAsia"/>
          <w:color w:val="333333"/>
          <w:kern w:val="0"/>
          <w:sz w:val="24"/>
          <w:szCs w:val="24"/>
          <w:lang w:eastAsia="ko-KR"/>
        </w:rPr>
        <w:t>만약 경기가 전반전 종료 이전에 중단되었을 경우 베팅은 무효</w:t>
      </w:r>
      <w:r w:rsidR="00C83AC9" w:rsidRPr="00FE3666">
        <w:rPr>
          <w:rFonts w:ascii="Malgun Gothic" w:eastAsia="Malgun Gothic" w:hAnsi="Malgun Gothic" w:cs="BatangChe" w:hint="eastAsia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BatangChe" w:hint="eastAsia"/>
          <w:color w:val="333333"/>
          <w:kern w:val="0"/>
          <w:sz w:val="24"/>
          <w:szCs w:val="24"/>
          <w:lang w:eastAsia="ko-KR"/>
        </w:rPr>
        <w:t>처리 된다.</w:t>
      </w:r>
    </w:p>
    <w:p w:rsidR="00690711" w:rsidRPr="00FE3666" w:rsidRDefault="00690711" w:rsidP="00690711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하프타임 정확한 스코어</w:t>
      </w:r>
    </w:p>
    <w:p w:rsidR="00690711" w:rsidRPr="00FE3666" w:rsidRDefault="00690711" w:rsidP="00FE3666">
      <w:pPr>
        <w:pStyle w:val="a5"/>
        <w:widowControl/>
        <w:shd w:val="clear" w:color="auto" w:fill="FFFFFF"/>
        <w:ind w:left="420" w:firstLineChars="0" w:firstLine="0"/>
        <w:jc w:val="left"/>
        <w:rPr>
          <w:rFonts w:ascii="Malgun Gothic" w:eastAsia="Malgun Gothic" w:hAnsi="Malgun Gothic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BatangChe" w:hint="eastAsia"/>
          <w:color w:val="333333"/>
          <w:kern w:val="0"/>
          <w:sz w:val="24"/>
          <w:szCs w:val="24"/>
          <w:lang w:eastAsia="ko-KR"/>
        </w:rPr>
        <w:t>만약 경기가 전반전 종료 이전에 중단되었을 경우 베팅은 무효</w:t>
      </w:r>
      <w:r w:rsidR="00C83AC9" w:rsidRPr="00FE3666">
        <w:rPr>
          <w:rFonts w:ascii="Malgun Gothic" w:eastAsia="Malgun Gothic" w:hAnsi="Malgun Gothic" w:cs="BatangChe" w:hint="eastAsia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BatangChe" w:hint="eastAsia"/>
          <w:color w:val="333333"/>
          <w:kern w:val="0"/>
          <w:sz w:val="24"/>
          <w:szCs w:val="24"/>
          <w:lang w:eastAsia="ko-KR"/>
        </w:rPr>
        <w:t>처리 된다.</w:t>
      </w:r>
    </w:p>
    <w:p w:rsidR="0019164B" w:rsidRPr="00FE3666" w:rsidRDefault="00690711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더블 찬스</w:t>
      </w:r>
    </w:p>
    <w:p w:rsidR="0019164B" w:rsidRPr="00FE3666" w:rsidRDefault="00690711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해당 예측 항목에는 다음과 같은 선택지가 존재한다.</w:t>
      </w:r>
    </w:p>
    <w:p w:rsidR="00690711" w:rsidRPr="00FE3666" w:rsidRDefault="0019164B" w:rsidP="00FE3666">
      <w:pPr>
        <w:widowControl/>
        <w:shd w:val="clear" w:color="auto" w:fill="FFFFFF"/>
        <w:ind w:leftChars="100" w:left="210"/>
        <w:jc w:val="left"/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1</w:t>
      </w:r>
      <w:r w:rsidR="0069071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690711" w:rsidRPr="00FE3666">
        <w:rPr>
          <w:rFonts w:ascii="Malgun Gothic" w:eastAsia="Malgun Gothic" w:hAnsi="Malgun Gothic" w:cs="BatangChe" w:hint="eastAsia"/>
          <w:color w:val="333333"/>
          <w:kern w:val="0"/>
          <w:sz w:val="24"/>
          <w:szCs w:val="24"/>
          <w:lang w:eastAsia="ko-KR"/>
        </w:rPr>
        <w:t>or</w:t>
      </w:r>
      <w:r w:rsidR="00690711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X </w:t>
      </w:r>
      <w:r w:rsidR="0069071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–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690711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만약 홈팀이 승리하거나 무승부일 경우 승리</w:t>
      </w:r>
    </w:p>
    <w:p w:rsidR="0019164B" w:rsidRPr="00FE3666" w:rsidRDefault="0019164B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X</w:t>
      </w:r>
      <w:r w:rsidR="0069071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690711" w:rsidRPr="00FE3666">
        <w:rPr>
          <w:rFonts w:ascii="Malgun Gothic" w:eastAsia="Malgun Gothic" w:hAnsi="Malgun Gothic" w:cs="Segoe UI"/>
          <w:color w:val="333333"/>
          <w:kern w:val="0"/>
          <w:sz w:val="24"/>
          <w:szCs w:val="24"/>
          <w:lang w:eastAsia="ko-KR"/>
        </w:rPr>
        <w:t>or</w:t>
      </w:r>
      <w:r w:rsidR="0069071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2 </w:t>
      </w:r>
      <w:r w:rsidR="0069071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– </w:t>
      </w:r>
      <w:r w:rsidR="00690711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만약 어웨이팀이 승리하거나 무승부일 경우 승리</w:t>
      </w:r>
    </w:p>
    <w:p w:rsidR="0019164B" w:rsidRPr="00FE3666" w:rsidRDefault="0019164B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1</w:t>
      </w:r>
      <w:r w:rsidR="0069071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690711" w:rsidRPr="00FE3666">
        <w:rPr>
          <w:rFonts w:ascii="Malgun Gothic" w:eastAsia="Malgun Gothic" w:hAnsi="Malgun Gothic" w:cs="Segoe UI"/>
          <w:color w:val="333333"/>
          <w:kern w:val="0"/>
          <w:sz w:val="24"/>
          <w:szCs w:val="24"/>
          <w:lang w:eastAsia="ko-KR"/>
        </w:rPr>
        <w:t>or</w:t>
      </w:r>
      <w:r w:rsidR="0069071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2 </w:t>
      </w:r>
      <w:r w:rsidR="0069071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– </w:t>
      </w:r>
      <w:r w:rsidR="00690711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만약 홈팀이 승리하거나 어웨이팀이 승리할 경우 승리</w:t>
      </w:r>
    </w:p>
    <w:p w:rsidR="00F120A5" w:rsidRPr="00FE3666" w:rsidRDefault="00133141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베팅 정산 시 경기가 양팀과 관계없는 구장에서 진행될 경우 베팅 항목 앞쪽에 표시된 팀을 홈팀으로 계산합니다.</w:t>
      </w:r>
    </w:p>
    <w:p w:rsidR="00245154" w:rsidRPr="00FE3666" w:rsidRDefault="00245154" w:rsidP="00245154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아시안 핸디캡</w:t>
      </w:r>
    </w:p>
    <w:p w:rsidR="00245154" w:rsidRPr="00FE3666" w:rsidRDefault="00245154" w:rsidP="00245154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종류의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차이를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고려하여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팀에게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핸디캡을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적용한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것이다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강팀은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것뿐만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아니라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지정된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숫자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핸디캡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약팀을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꺾어야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무승부라는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선택지를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확률을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5:5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만든다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962867" w:rsidRPr="00FE3666" w:rsidRDefault="00962867" w:rsidP="00245154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lastRenderedPageBreak/>
        <w:t>실시간 베팅 아시안 핸디캡에 베팅한 경우 표시된 핸디캡과 배당은 베팅이 완료된 시점 이후부터 적용된다.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이전에 발생한 득점/코너킥/경고(즉 이전 득점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는 경기의 아시안 핸디캡 베팅에 포함되지 않는다.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별도의 표기가 없는 한 실시간 베팅의 모든 축구 경기 아시안 핸디캡 베팅은 정규 시간 중 남은 경기 시간 동안 들어간 골을 기준으로 정산이 진행된다.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베팅이 완료되기 전 발생한 골/코너킥/경고는 모두 계산에 포함되지 않는다.</w:t>
      </w:r>
    </w:p>
    <w:p w:rsidR="00245154" w:rsidRPr="00FE3666" w:rsidRDefault="00245154" w:rsidP="00245154">
      <w:pPr>
        <w:pStyle w:val="a5"/>
        <w:widowControl/>
        <w:numPr>
          <w:ilvl w:val="0"/>
          <w:numId w:val="18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핸디캡과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결과는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다음과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같다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F120A5" w:rsidP="00FE3666">
      <w:pPr>
        <w:widowControl/>
        <w:shd w:val="clear" w:color="auto" w:fill="FFFFFF"/>
        <w:jc w:val="center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icrosoft YaHei Light" w:eastAsia="Microsoft YaHei Light" w:hAnsi="Microsoft YaHei Light" w:cs="Segoe UI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24BB74B" wp14:editId="4DC37802">
            <wp:extent cx="4314825" cy="6236392"/>
            <wp:effectExtent l="0" t="0" r="0" b="0"/>
            <wp:docPr id="2" name="图片 2" descr="zh_tabel_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h_tabel_thre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40" cy="623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주의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점수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플러스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“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</w:t>
      </w:r>
      <w:r w:rsidRPr="00FE3666">
        <w:rPr>
          <w:rFonts w:ascii="Microsoft YaHei Light" w:eastAsia="Microsoft YaHei Light" w:hAnsi="Microsoft YaHei Light" w:cs="Microsoft YaHei Light" w:hint="eastAsia"/>
          <w:color w:val="333333"/>
          <w:kern w:val="0"/>
          <w:sz w:val="24"/>
          <w:szCs w:val="24"/>
          <w:lang w:eastAsia="ko-KR"/>
        </w:rPr>
        <w:t>”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의미한다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들어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“2+”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“2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</w:t>
      </w:r>
      <w:r w:rsidRPr="00FE3666">
        <w:rPr>
          <w:rFonts w:ascii="Microsoft YaHei Light" w:eastAsia="Microsoft YaHei Light" w:hAnsi="Microsoft YaHei Light" w:cs="Microsoft YaHei Light" w:hint="eastAsia"/>
          <w:color w:val="333333"/>
          <w:kern w:val="0"/>
          <w:sz w:val="24"/>
          <w:szCs w:val="24"/>
          <w:lang w:eastAsia="ko-KR"/>
        </w:rPr>
        <w:t>”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의미한다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드문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경우이긴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하지만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핸디캡이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정수인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핸디캡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적용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점수가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푸시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처리한다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푸시의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때문에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원금을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돌려받는다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설명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: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핸디캡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0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어느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팀이라도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넣으면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몇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넣었든지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C83AC9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 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핸디캡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0, 0.5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: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0,0.5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내준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(-0/0.5):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골득실과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나머지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골득실과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0, 0.5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받은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(+0/0.5):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골득실과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–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나머지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골득실과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핸디캡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0.5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: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0.5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내준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(-0.5):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골득실과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–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골득실과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0.5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받는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(+0.5):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골득실과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골득실과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핸디캡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0.5, 1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: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lastRenderedPageBreak/>
        <w:t>0.5, 1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내준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(-0.5/1):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- 2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- 1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차이로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나머지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골득실과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0.5, 1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받는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(+0.5/1):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골득실과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- 1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차이로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–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나머지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- 2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핸디캡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내준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(-1):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- 2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- 1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차이로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–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폐기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골득실과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받는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(+1):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골득실과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- 1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차이로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폐기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lastRenderedPageBreak/>
        <w:t>- 2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F120A5" w:rsidP="00FE3666">
      <w:pPr>
        <w:widowControl/>
        <w:shd w:val="clear" w:color="auto" w:fill="FFFFFF"/>
        <w:ind w:leftChars="300" w:left="63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F120A5" w:rsidRPr="00FE3666" w:rsidRDefault="00641076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오버/언더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참가자들이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주어진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통계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점수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일반적으로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점수보다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높은지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낮은지를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방식입니다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F120A5" w:rsidP="00641076">
      <w:pPr>
        <w:widowControl/>
        <w:shd w:val="clear" w:color="auto" w:fill="FFFFFF"/>
        <w:jc w:val="center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noProof/>
          <w:color w:val="333333"/>
          <w:kern w:val="0"/>
          <w:sz w:val="24"/>
          <w:szCs w:val="24"/>
        </w:rPr>
        <w:drawing>
          <wp:inline distT="0" distB="0" distL="0" distR="0" wp14:anchorId="5EDFD4AB" wp14:editId="4BEE8C32">
            <wp:extent cx="5274310" cy="4535805"/>
            <wp:effectExtent l="0" t="0" r="2540" b="0"/>
            <wp:docPr id="1" name="图片 1" descr="zh_tabel_f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h_tabel_fou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설명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: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값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: 2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lastRenderedPageBreak/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값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: 2, 2.5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나머지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나머지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값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: 2.5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lastRenderedPageBreak/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값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: 2.5, 3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나머지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4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4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나머지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골이나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값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: 3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4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</w:p>
    <w:p w:rsidR="00641076" w:rsidRPr="00FE3666" w:rsidRDefault="00641076" w:rsidP="00641076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4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골일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2958A4" w:rsidRPr="00FE3666" w:rsidRDefault="002958A4" w:rsidP="00641076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</w:p>
    <w:p w:rsidR="00641076" w:rsidRPr="00FE3666" w:rsidRDefault="00641076" w:rsidP="0064107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아웃라이트</w:t>
      </w:r>
    </w:p>
    <w:p w:rsidR="00641076" w:rsidRPr="00FE3666" w:rsidRDefault="00641076" w:rsidP="0064107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아웃라이트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하나의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아니라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예측이다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아웃라이트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일반적으로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진행하지만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중에도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가능하며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국가마다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배당률은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다르다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41076" w:rsidRPr="00FE3666" w:rsidRDefault="00641076" w:rsidP="0064107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베팅금 정산</w:t>
      </w:r>
    </w:p>
    <w:p w:rsidR="00C83AC9" w:rsidRPr="00FE3666" w:rsidRDefault="00C83AC9" w:rsidP="00C83AC9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만약 경기 결과의 정식 확인이 불가능할 경우 본 플랫폼은 오피셜의 정식 확인이 나올 때까지 당첨금 지급을 지연할 권한이 있다.</w:t>
      </w:r>
    </w:p>
    <w:p w:rsidR="00C83AC9" w:rsidRPr="00FE3666" w:rsidRDefault="00C83AC9" w:rsidP="00C83AC9">
      <w:pPr>
        <w:widowControl/>
        <w:shd w:val="clear" w:color="auto" w:fill="FFFFFF"/>
        <w:ind w:leftChars="100" w:left="210"/>
        <w:jc w:val="left"/>
        <w:rPr>
          <w:rFonts w:ascii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만약 어느 베팅 항목이 경기 결과가 나온 이후에 여전히 베팅이 가능할 경우 본 플랫폼은 해당 베팅을 무효 처리할 권한이 있다.</w:t>
      </w:r>
    </w:p>
    <w:p w:rsidR="00C83AC9" w:rsidRPr="00FE3666" w:rsidRDefault="00C83AC9" w:rsidP="00C83AC9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만약 배당에 명백한 오류가 있을 경우 본 플랫폼은 해당 베팅을 무효 처리할 권한이 있다.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이는 시장 평균보다 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>2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배 이상 높은 경우를 포함한다.</w:t>
      </w:r>
    </w:p>
    <w:p w:rsidR="00C83AC9" w:rsidRPr="00FE3666" w:rsidRDefault="00C83AC9" w:rsidP="00C83AC9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만약 </w:t>
      </w:r>
      <w:r w:rsidR="0021004F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실시간 방송이 중단되었으나 경기에 영향을 주지 않았을 경우 모든 베팅 유형은 경기의 정식 결과에 따라 당첨금을 지급한다.</w:t>
      </w:r>
      <w:r w:rsidR="0021004F"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="0021004F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어느 베팅 유형의 경기 결과를 정식 확인할 수 없을 경우 본 플랫폼은 해당 베팅을 무효 처리할 권한이 있다. </w:t>
      </w:r>
    </w:p>
    <w:p w:rsidR="0021004F" w:rsidRPr="00FE3666" w:rsidRDefault="0021004F" w:rsidP="0021004F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>본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>플랫폼은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>언제든지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>잘못된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>정산을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>수정할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>권한이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>있다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>.</w:t>
      </w:r>
    </w:p>
    <w:p w:rsidR="0021004F" w:rsidRPr="00FE3666" w:rsidRDefault="0021004F" w:rsidP="0021004F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만약 경기가 정상적인 방법으로 진행되지 않았을 경우(예: 경기 시간,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통계</w:t>
      </w:r>
      <w:r w:rsidR="004F1A53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 데이터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,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경기 형식등의 변경)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본 플랫폼은 해당 베팅을 무효 처리할 권한이 있다.</w:t>
      </w:r>
    </w:p>
    <w:p w:rsidR="0021004F" w:rsidRPr="00FE3666" w:rsidRDefault="0021004F" w:rsidP="0021004F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만약 경기 규정 혹은 형식이 본 플랫폼이 받아들인 기준과 다른 경우 본 플랫폼은 해당 베팅을 무효 처리할 권한이 있다.</w:t>
      </w:r>
    </w:p>
    <w:p w:rsidR="0021004F" w:rsidRPr="00FE3666" w:rsidRDefault="0021004F" w:rsidP="0021004F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lastRenderedPageBreak/>
        <w:t xml:space="preserve">모든 베팅 유형은 별도의 </w:t>
      </w:r>
      <w:r w:rsidR="009E3279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명시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가 없을 경우 정규 시간</w:t>
      </w:r>
      <w:r w:rsidR="004F1A53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(추가시간 포함)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을 기준으로 정산된다.</w:t>
      </w:r>
    </w:p>
    <w:p w:rsidR="009E3279" w:rsidRPr="00FE3666" w:rsidRDefault="009E3279" w:rsidP="009E3279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만약 경기가 정상 종료되거나 지속될 수 없을 경우(예: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자격 취소,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경기 방해</w:t>
      </w:r>
      <w:r w:rsidR="004F1A53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,</w:t>
      </w:r>
      <w:r w:rsidR="004F1A53"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="004F1A53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팀 퇴장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, 추첨</w:t>
      </w:r>
      <w:r w:rsidR="004F1A53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조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 변경 등)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모든 확인 불가능한 베팅 유형은 무효 처리된다.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만약 규정에 포함되지 않는 기타 항목이 있을 경우 본 플랫폼은 해당 사안에 대해 최종 결정을 할 수 있는 권한이 있으며 공정성과 공평성을 보장한다.</w:t>
      </w:r>
    </w:p>
    <w:p w:rsidR="009E3279" w:rsidRPr="00FE3666" w:rsidRDefault="009E3279" w:rsidP="009E3279">
      <w:pPr>
        <w:widowControl/>
        <w:shd w:val="clear" w:color="auto" w:fill="FFFFFF"/>
        <w:ind w:leftChars="100" w:left="210"/>
        <w:jc w:val="left"/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모든 베팅 유형(하프타임,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전반전,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연장전,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승부차기 제외)은 경기 정규 시간을 기준으로 한다. 만약 경기가 방해를 받았으나 경기 시작 후 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>48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시간 이내에 재개된 경우 모든 유효한 베팅은 최종 경기 결과를 기반으로 정산을 진행한다.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또한 모든 결정되지 않은 베팅은 무효 처리된다.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정규 시간 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>90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분: 별도의 명시가 없을 경우 축구 베팅의 정산은 경기 정규 시간을 기준으로 한다.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또한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추가 시간은 포함되지만 연장전과 승부차기 결과는 포함되지 않는다.</w:t>
      </w:r>
    </w:p>
    <w:p w:rsidR="009E3279" w:rsidRPr="00FE3666" w:rsidRDefault="009E3279" w:rsidP="009E3279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경기 혹은 </w:t>
      </w:r>
      <w:r w:rsidR="006C6EFB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기타 플랫폼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 결</w:t>
      </w:r>
      <w:r w:rsidR="00054531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과를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 xml:space="preserve">확인 불가능할 경우 경기 시작 후 </w:t>
      </w:r>
      <w:r w:rsidR="00054531"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>24</w:t>
      </w:r>
      <w:r w:rsidR="00054531"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시간 후 베팅은 무료 처리된다.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경기 시간,</w:t>
      </w:r>
      <w:r w:rsidRPr="00FE3666">
        <w:rPr>
          <w:rFonts w:ascii="BatangChe" w:eastAsia="BatangChe" w:hAnsi="BatangChe" w:cs="BatangChe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 w:val="24"/>
          <w:szCs w:val="24"/>
          <w:lang w:eastAsia="ko-KR"/>
        </w:rPr>
        <w:t>경기 데이터 및 결과는 공신력 있는 서드파티 플랫폼에서 획득한다.</w:t>
      </w:r>
    </w:p>
    <w:p w:rsidR="001F65A7" w:rsidRPr="00FE3666" w:rsidRDefault="001F65A7" w:rsidP="00F120A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15709E" w:rsidRPr="00FE3666" w:rsidRDefault="00054531" w:rsidP="00FE3666">
      <w:pPr>
        <w:pStyle w:val="a6"/>
        <w:rPr>
          <w:rFonts w:ascii="Microsoft YaHei Light" w:eastAsia="Microsoft YaHei Light" w:hAnsi="Microsoft YaHei Light"/>
          <w:b w:val="0"/>
          <w:bCs w:val="0"/>
        </w:rPr>
      </w:pPr>
      <w:r w:rsidRPr="00FE3666">
        <w:rPr>
          <w:rFonts w:ascii="Microsoft YaHei Light" w:eastAsia="Malgun Gothic" w:hAnsi="Microsoft YaHei Light" w:hint="eastAsia"/>
          <w:lang w:eastAsia="ko-KR"/>
        </w:rPr>
        <w:t>E</w:t>
      </w:r>
      <w:r w:rsidRPr="00FE3666">
        <w:rPr>
          <w:rFonts w:ascii="Microsoft YaHei Light" w:eastAsia="Malgun Gothic" w:hAnsi="Microsoft YaHei Light"/>
          <w:lang w:eastAsia="ko-KR"/>
        </w:rPr>
        <w:t>-</w:t>
      </w:r>
      <w:r w:rsidRPr="00FE3666">
        <w:rPr>
          <w:rFonts w:ascii="Microsoft YaHei Light" w:eastAsia="Malgun Gothic" w:hAnsi="Microsoft YaHei Light" w:hint="eastAsia"/>
          <w:lang w:eastAsia="ko-KR"/>
        </w:rPr>
        <w:t>스포츠</w:t>
      </w:r>
    </w:p>
    <w:p w:rsidR="0015709E" w:rsidRPr="00FE3666" w:rsidRDefault="00054531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일반 규정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지정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방송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API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근거로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무결과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미출전이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발생한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인정되지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연장전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인정된다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e-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스포츠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별도의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명시가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기준으로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예상치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못한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부정행위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등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발생할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주최측이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뒤집을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폐기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환급한다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주최측이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뒤집고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재경기를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공시하였으나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플랫폼에서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당첨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발표를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당첨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발표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판단한다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주최측이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부전승이라고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공시할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만약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퇴장될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확정할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항목만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정상적으로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않는다면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승무패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핸디캡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같은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유형의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폐기된다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기권한다면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확정할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유형은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폐기된다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목적에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연기된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무결과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미출전으로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시간으로부터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48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재경기는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별도로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처리된다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정보가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정확하지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횟수가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변경되거나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플랫폼이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제공하는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횟수와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일치하지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폐기할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조직을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떠나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조직에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가입하거나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정식으로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변경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신청하여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변경될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여전히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유효하다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날짜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실제로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이루어진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여전히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유효하다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7C53AA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우승자 예측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우승자</w:t>
      </w:r>
      <w:r w:rsidR="007C53AA" w:rsidRPr="00FE3666">
        <w:rPr>
          <w:rFonts w:ascii="Microsoft YaHei Light" w:eastAsia="Microsoft YaHei Light" w:hAnsi="Microsoft YaHei Light" w:cs="Microsoft YaHei Light" w:hint="eastAsia"/>
          <w:color w:val="333333"/>
          <w:kern w:val="0"/>
          <w:sz w:val="24"/>
          <w:szCs w:val="24"/>
          <w:lang w:eastAsia="ko-KR"/>
        </w:rPr>
        <w:t xml:space="preserve"> </w:t>
      </w:r>
      <w:r w:rsidR="007C53AA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완전히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우승자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그룹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우승자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순위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탈락하는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순위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등이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우승자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항목은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성공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가지만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7C53AA" w:rsidRPr="00FE3666" w:rsidRDefault="007C53AA" w:rsidP="007C53AA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라운드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 xml:space="preserve">승리(현재 라운드 및 </w:t>
      </w:r>
      <w:r w:rsidR="00E2187E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다음 라운드 포함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)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인해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E2187E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쟁탈전이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치뤄질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E2187E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쟁탈전은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별도로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취급한다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E2187E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쟁탈전이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정상적으로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처리될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같은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목적을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위해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라운드에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진출하거나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지정된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방송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API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관리기관이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지정한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판단한다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번이라도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“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부전승</w:t>
      </w:r>
      <w:r w:rsidRPr="00FE3666">
        <w:rPr>
          <w:rFonts w:ascii="Microsoft YaHei Light" w:eastAsia="Microsoft YaHei Light" w:hAnsi="Microsoft YaHei Light" w:cs="Microsoft YaHei Light" w:hint="eastAsia"/>
          <w:color w:val="333333"/>
          <w:kern w:val="0"/>
          <w:sz w:val="24"/>
          <w:szCs w:val="24"/>
          <w:lang w:eastAsia="ko-KR"/>
        </w:rPr>
        <w:t>”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얻었을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플레이어와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기술적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문제로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재개되는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기준으로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E2187E" w:rsidRPr="00FE3666" w:rsidRDefault="00054531" w:rsidP="00E2187E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핸디캡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>/</w:t>
      </w:r>
      <w:r w:rsidR="00E2187E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라운드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>/</w:t>
      </w:r>
      <w:r w:rsidR="00E2187E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정확한 스코어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>/</w:t>
      </w:r>
      <w:r w:rsidR="00E2187E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첫 라운드 승리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E2187E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횟수가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변경되거나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제공된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정보와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차이가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목적에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반하기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때문에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정상적으로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확정된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E2187E" w:rsidRPr="00FE3666" w:rsidRDefault="00054531" w:rsidP="00E2187E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최소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="00E2187E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라운드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획득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정상적으로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</w:t>
      </w:r>
      <w:r w:rsidR="00E2187E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처리된다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확정된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E2187E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리그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오브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레전드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>(LOL)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“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Microsoft YaHei Light" w:hint="eastAsia"/>
          <w:color w:val="333333"/>
          <w:kern w:val="0"/>
          <w:sz w:val="24"/>
          <w:szCs w:val="24"/>
          <w:lang w:eastAsia="ko-KR"/>
        </w:rPr>
        <w:t>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항목은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퍼스트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블러드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상대팀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플레이어에게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죽어야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유효하다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방송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API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의거하여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B0BE5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>드래곤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>,</w:t>
      </w:r>
      <w:r w:rsidRPr="00FE3666"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>내셔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kern w:val="0"/>
          <w:sz w:val="24"/>
          <w:szCs w:val="24"/>
          <w:lang w:eastAsia="ko-KR"/>
        </w:rPr>
        <w:t>남작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스코어보드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방송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API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의거하여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정산한다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B0BE5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포탑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목적에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따라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마지막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타격이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챔피언이든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미니언이든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포탑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재생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여부에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관계없이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파괴된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포탑은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모두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상대팀이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파괴한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계산한다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항복할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파괴된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B0BE5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포탑과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넥서스의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수량은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항복할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필요한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B0BE5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포탑과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넥서스의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수량으로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계산된다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B0BE5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포탑은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파괴될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보이지만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다섯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B0BE5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포탑과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넥서스로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계산한다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관련된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B0BE5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 스코어 보드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B0BE5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정산된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시작하였으나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확정된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B0BE5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>DOTA2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“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Microsoft YaHei Light" w:hint="eastAsia"/>
          <w:color w:val="333333"/>
          <w:kern w:val="0"/>
          <w:sz w:val="24"/>
          <w:szCs w:val="24"/>
          <w:lang w:eastAsia="ko-KR"/>
        </w:rPr>
        <w:t>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항목은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퍼스트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블러드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상대팀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플레이어에게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죽어야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유효하다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방송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API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의거하여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미니언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방송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API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의거하여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몬스터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방송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API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의거하여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불멸의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아이기스가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로샨을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죽인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기준으로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B0BE5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포탑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목적에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따라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마지막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타격이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챔피언이든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미니언이든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포탑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재생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여부에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관계없이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파괴된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포탑은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모두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상대팀이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파괴한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계산한다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병영의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수량은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파괴된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각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원거리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병영과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근전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병영을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기준으로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한다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항복할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“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파괴된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B0BE5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포탑</w:t>
      </w:r>
      <w:r w:rsidRPr="00FE3666">
        <w:rPr>
          <w:rFonts w:ascii="Microsoft YaHei Light" w:eastAsia="Microsoft YaHei Light" w:hAnsi="Microsoft YaHei Light" w:cs="Microsoft YaHei Light" w:hint="eastAsia"/>
          <w:color w:val="333333"/>
          <w:kern w:val="0"/>
          <w:sz w:val="24"/>
          <w:szCs w:val="24"/>
          <w:lang w:eastAsia="ko-KR"/>
        </w:rPr>
        <w:t>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항목은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B0BE5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관련된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 스코어 보드에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시작하였으나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결과가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이미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확정된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054531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</w:t>
      </w:r>
      <w:r w:rsidR="00054531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B0BE5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카운터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스트라이크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글로벌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오펜시브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(CS:GO)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연장전이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연장전도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포함된다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연장전은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포함되지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않는다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맵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맵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횟수가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변경되거나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제공된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정보와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차이가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목적에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반하기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때문에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플레이어와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기술적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문제로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재개되는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기준으로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재경기는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별도로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처리된다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방송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API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의거하여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폭탄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방송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API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의거하여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054531" w:rsidRPr="00FE3666" w:rsidRDefault="00054531" w:rsidP="000B0BE5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스타크래프트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>II (StarCraft II)</w:t>
      </w:r>
    </w:p>
    <w:p w:rsidR="00054531" w:rsidRPr="00FE3666" w:rsidRDefault="00054531" w:rsidP="0005453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“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Microsoft YaHei Light" w:hint="eastAsia"/>
          <w:color w:val="333333"/>
          <w:kern w:val="0"/>
          <w:sz w:val="24"/>
          <w:szCs w:val="24"/>
          <w:lang w:eastAsia="ko-KR"/>
        </w:rPr>
        <w:t>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항목은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15709E" w:rsidRPr="00FE3666" w:rsidRDefault="00054531" w:rsidP="000B0BE5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국적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시작되었으나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확정된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0B0BE5" w:rsidP="00FE3666">
      <w:pPr>
        <w:pStyle w:val="a6"/>
        <w:rPr>
          <w:b w:val="0"/>
          <w:bCs w:val="0"/>
        </w:rPr>
      </w:pPr>
      <w:r w:rsidRPr="00FE3666">
        <w:rPr>
          <w:rFonts w:ascii="BatangChe" w:eastAsia="BatangChe" w:hAnsi="BatangChe" w:cs="BatangChe" w:hint="eastAsia"/>
          <w:lang w:eastAsia="ko-KR"/>
        </w:rPr>
        <w:t>농구</w:t>
      </w:r>
    </w:p>
    <w:p w:rsidR="00E124DE" w:rsidRPr="00FE3666" w:rsidRDefault="00661842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경기 베팅</w:t>
      </w:r>
    </w:p>
    <w:p w:rsidR="00661842" w:rsidRPr="00FE3666" w:rsidRDefault="00661842" w:rsidP="00661842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농구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연장전을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포함한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기준으로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별도의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명시가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61842" w:rsidRPr="00FE3666" w:rsidRDefault="00661842" w:rsidP="00661842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지정된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날짜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현지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경기장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유효하다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경기장이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변경될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위치가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변하지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여전히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유효하다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장소가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원정팀의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경기장으로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변경되어도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여전히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“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</w:t>
      </w:r>
      <w:r w:rsidRPr="00FE3666">
        <w:rPr>
          <w:rFonts w:ascii="Microsoft YaHei Light" w:eastAsia="Microsoft YaHei Light" w:hAnsi="Microsoft YaHei Light" w:cs="Microsoft YaHei Light" w:hint="eastAsia"/>
          <w:color w:val="333333"/>
          <w:kern w:val="0"/>
          <w:sz w:val="24"/>
          <w:szCs w:val="24"/>
          <w:lang w:eastAsia="ko-KR"/>
        </w:rPr>
        <w:t>”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지정한다면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여전히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그렇지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661842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3,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길거리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농구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3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형식의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정상적으로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항목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별도의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설명이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항목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예측에도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규정을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적용한다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단폴더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다폴더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항목은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무결과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미출전으로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5932D9" w:rsidRPr="00FE3666" w:rsidRDefault="00AF636D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개별 플레이어 프롭 베팅</w:t>
      </w:r>
    </w:p>
    <w:p w:rsidR="00AF636D" w:rsidRPr="00FE3666" w:rsidRDefault="00AF636D" w:rsidP="00AF636D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제공된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라이브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NBA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프로포지션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과는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대조적으로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NBA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앞서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제공된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총득점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리바운드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어시스트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블록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샷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통계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통계의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관련된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프로포지션에서는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위해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AF636D" w:rsidRPr="00FE3666" w:rsidRDefault="00AF636D" w:rsidP="00AF636D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프로포지션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점슛이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거론될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포인트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밖에서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슈팅한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슛을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말합니다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AF636D" w:rsidRPr="00FE3666" w:rsidRDefault="00AF636D" w:rsidP="00AF636D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농구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다음의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범주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10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의미합니다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리바운드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어시스트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블록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농구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트리플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다음의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범주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10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의미합니다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리바운드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어시스트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블록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차지할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선수에게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베팅하려면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1/2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차지하지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못할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거라고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예상하면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1/2)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트리플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더블에서의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절차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역시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마찬가지로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DC7424" w:rsidRPr="00FE3666" w:rsidRDefault="00AF636D" w:rsidP="00AF636D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개인의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총득점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리바운드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어시스트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블록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샷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통계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통계의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관련된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NBA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제공된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라이브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프로포지션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설명에는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'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'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'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'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같이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명시될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5932D9" w:rsidRPr="00FE3666" w:rsidRDefault="005932D9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NBA</w:t>
      </w:r>
      <w:r w:rsidR="00DC7424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 xml:space="preserve">결승 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MVP</w:t>
      </w:r>
      <w:r w:rsidR="00DC7424"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="00AF636D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프롭</w:t>
      </w:r>
      <w:r w:rsidR="00DC7424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="00AF636D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베팅</w:t>
      </w:r>
    </w:p>
    <w:p w:rsidR="00DC7424" w:rsidRPr="00FE3666" w:rsidRDefault="00DC7424" w:rsidP="00DC7424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NBA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결승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MVP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특수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예측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중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다수의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>MVP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가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발생할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경우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관련된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모든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베팅은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완전한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배당에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따라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정산된다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.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만약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NBA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결승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>“MVP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있음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/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없음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>”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항목의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경우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특정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선수가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MVP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중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한명이면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>“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있음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>”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의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승리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,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관련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베팅은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완전한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배당에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따라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정산된다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.  </w:t>
      </w:r>
    </w:p>
    <w:p w:rsidR="00DC7424" w:rsidRPr="00FE3666" w:rsidRDefault="00AF636D" w:rsidP="00DC7424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두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MVP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가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이른바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하나의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“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필드”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>(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후보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목록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>)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에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모두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들어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있는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경우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, 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해당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"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필드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>"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가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베팅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승자가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되며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상금은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1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회만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sz w:val="24"/>
          <w:szCs w:val="24"/>
          <w:lang w:eastAsia="ko-KR"/>
        </w:rPr>
        <w:t>지급됩니다</w:t>
      </w:r>
      <w:r w:rsidRPr="00FE3666">
        <w:rPr>
          <w:rFonts w:ascii="BatangChe" w:eastAsia="BatangChe" w:hAnsi="BatangChe" w:cs="BatangChe"/>
          <w:color w:val="333333"/>
          <w:sz w:val="24"/>
          <w:szCs w:val="24"/>
          <w:lang w:eastAsia="ko-KR"/>
        </w:rPr>
        <w:t>.</w:t>
      </w:r>
    </w:p>
    <w:p w:rsidR="005932D9" w:rsidRPr="00FE3666" w:rsidRDefault="005932D9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NBA</w:t>
      </w:r>
      <w:r w:rsidR="00691733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 xml:space="preserve"> 시즌 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MVP</w:t>
      </w:r>
      <w:r w:rsidR="00691733"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="00691733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특수 베팅</w:t>
      </w:r>
    </w:p>
    <w:p w:rsidR="00D47956" w:rsidRPr="00FE3666" w:rsidRDefault="00D47956" w:rsidP="00D47956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NBA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시즌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>MVP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의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특수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베팅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중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다수의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>MVP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가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존재할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경우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모든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관련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베팅은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모두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완전한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베당에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따라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정산된다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.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만약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NBA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결승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“MVP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있음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>/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없음”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항목의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경우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특정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선수가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MVP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중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한명이면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“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있음”의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승리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,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관련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베팅은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완전한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배당에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따라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정산된다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.  </w:t>
      </w:r>
    </w:p>
    <w:p w:rsidR="00D47956" w:rsidRPr="00FE3666" w:rsidRDefault="00AF636D" w:rsidP="00D4795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두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MVP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가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이른바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하나의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“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필드”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후보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목록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에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모두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들어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있는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경우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해당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"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필드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>"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가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승자가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되며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상금은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회만</w:t>
      </w:r>
      <w:r w:rsidRPr="00FE3666">
        <w:rPr>
          <w:rFonts w:ascii="Malgun Gothic" w:eastAsia="Malgun Gothic" w:hAnsi="Malgun Gothic" w:cs="Malgun Gothic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지급된다</w:t>
      </w:r>
      <w:r w:rsidR="00D47956"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.</w:t>
      </w:r>
    </w:p>
    <w:p w:rsidR="005932D9" w:rsidRPr="00FE3666" w:rsidRDefault="005932D9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b/>
          <w:bCs/>
          <w:color w:val="333333"/>
          <w:sz w:val="24"/>
          <w:szCs w:val="24"/>
          <w:lang w:eastAsia="ko-KR"/>
        </w:rPr>
        <w:t>NBA</w:t>
      </w:r>
      <w:r w:rsidR="00691733" w:rsidRPr="00FE3666">
        <w:rPr>
          <w:rFonts w:ascii="BatangChe" w:eastAsia="BatangChe" w:hAnsi="BatangChe" w:cs="BatangChe" w:hint="eastAsia"/>
          <w:b/>
          <w:bCs/>
          <w:color w:val="333333"/>
          <w:sz w:val="24"/>
          <w:szCs w:val="24"/>
          <w:lang w:eastAsia="ko-KR"/>
        </w:rPr>
        <w:t>올스타 특수 베팅:</w:t>
      </w:r>
    </w:p>
    <w:p w:rsidR="005932D9" w:rsidRPr="00FE3666" w:rsidRDefault="003D5783" w:rsidP="00FE3666">
      <w:pPr>
        <w:pStyle w:val="a5"/>
        <w:widowControl/>
        <w:numPr>
          <w:ilvl w:val="0"/>
          <w:numId w:val="35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color w:val="333333"/>
          <w:sz w:val="24"/>
          <w:szCs w:val="24"/>
        </w:rPr>
      </w:pP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</w:rPr>
        <w:t>일반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</w:rPr>
        <w:t>규칙</w:t>
      </w:r>
    </w:p>
    <w:p w:rsidR="005932D9" w:rsidRPr="00FE3666" w:rsidRDefault="003D5783" w:rsidP="00FE3666">
      <w:pPr>
        <w:widowControl/>
        <w:shd w:val="clear" w:color="auto" w:fill="FFFFFF"/>
        <w:ind w:leftChars="200" w:left="420"/>
        <w:jc w:val="left"/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lastRenderedPageBreak/>
        <w:t>특정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선수에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관련된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올스타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프롭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베팅의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올스타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경기에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출전만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하면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선발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출장해야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한다고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명시한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경우는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예외입니다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.</w:t>
      </w:r>
    </w:p>
    <w:p w:rsidR="005932D9" w:rsidRPr="00FE3666" w:rsidRDefault="003D5783" w:rsidP="00FE3666">
      <w:pPr>
        <w:pStyle w:val="a5"/>
        <w:widowControl/>
        <w:numPr>
          <w:ilvl w:val="0"/>
          <w:numId w:val="35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color w:val="333333"/>
          <w:sz w:val="24"/>
          <w:szCs w:val="24"/>
        </w:rPr>
      </w:pP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</w:rPr>
        <w:t xml:space="preserve">NBA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</w:rPr>
        <w:t>올스타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</w:rPr>
        <w:t xml:space="preserve"> MVP</w:t>
      </w:r>
    </w:p>
    <w:p w:rsidR="005932D9" w:rsidRPr="00FE3666" w:rsidRDefault="003D5783" w:rsidP="00FE3666">
      <w:pPr>
        <w:widowControl/>
        <w:shd w:val="clear" w:color="auto" w:fill="FFFFFF"/>
        <w:ind w:leftChars="200" w:left="420"/>
        <w:jc w:val="left"/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NBA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올스타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MVP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프롭의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공동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MVP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선정되면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그에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관련된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일체의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베팅에는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100%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의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배당률이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지급됩니다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. NBA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올스타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MVP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를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예측하는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예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아니요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베팅에서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지정된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공동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MVP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명이면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"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예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"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베팅에서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승리하고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배당률의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100%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지급될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.</w:t>
      </w:r>
    </w:p>
    <w:p w:rsidR="005932D9" w:rsidRPr="00FE3666" w:rsidRDefault="003D5783" w:rsidP="00FE3666">
      <w:pPr>
        <w:widowControl/>
        <w:shd w:val="clear" w:color="auto" w:fill="FFFFFF"/>
        <w:ind w:leftChars="200" w:left="420"/>
        <w:jc w:val="left"/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MVP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이른바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하나의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“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필드</w:t>
      </w:r>
      <w:r w:rsidRPr="00FE3666">
        <w:rPr>
          <w:rFonts w:ascii="Microsoft YaHei Light" w:eastAsia="Microsoft YaHei Light" w:hAnsi="Microsoft YaHei Light" w:cs="Microsoft YaHei Light" w:hint="eastAsia"/>
          <w:color w:val="333333"/>
          <w:sz w:val="24"/>
          <w:szCs w:val="24"/>
          <w:lang w:eastAsia="ko-KR"/>
        </w:rPr>
        <w:t>”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후보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목록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모두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들어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"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필드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"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승자가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되며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상금은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회만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지급됩니다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.</w:t>
      </w:r>
    </w:p>
    <w:p w:rsidR="005932D9" w:rsidRPr="00FE3666" w:rsidRDefault="00637952" w:rsidP="003D5783">
      <w:pPr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3</w:t>
      </w:r>
      <w:r w:rsidR="003D5783" w:rsidRPr="00FE3666">
        <w:rPr>
          <w:rFonts w:ascii="Microsoft YaHei Light" w:eastAsia="Microsoft YaHei Light" w:hAnsi="Microsoft YaHei Light" w:cs="Segoe UI" w:hint="eastAsia"/>
          <w:color w:val="333333"/>
          <w:sz w:val="24"/>
          <w:szCs w:val="24"/>
          <w:lang w:eastAsia="ko-KR"/>
        </w:rPr>
        <w:t xml:space="preserve">. </w:t>
      </w:r>
      <w:r w:rsidR="003D5783"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덩크</w:t>
      </w:r>
      <w:r w:rsidR="003D5783"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="003D5783"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콘테스트</w:t>
      </w:r>
      <w:r w:rsidR="003D5783"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="003D5783"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</w:t>
      </w:r>
    </w:p>
    <w:p w:rsidR="005932D9" w:rsidRPr="00FE3666" w:rsidRDefault="003D5783" w:rsidP="00FE3666">
      <w:pPr>
        <w:widowControl/>
        <w:shd w:val="clear" w:color="auto" w:fill="FFFFFF"/>
        <w:ind w:leftChars="200" w:left="420"/>
        <w:jc w:val="left"/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선수에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진행되려면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그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적어도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한번의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덩크를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시도해야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.</w:t>
      </w:r>
    </w:p>
    <w:p w:rsidR="005932D9" w:rsidRPr="00FE3666" w:rsidRDefault="003D5783" w:rsidP="00FE3666">
      <w:pPr>
        <w:widowControl/>
        <w:shd w:val="clear" w:color="auto" w:fill="FFFFFF"/>
        <w:ind w:leftChars="200" w:left="420"/>
        <w:jc w:val="left"/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1:1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매치업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베팅의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최소한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회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덩크슛을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시도해야만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.</w:t>
      </w:r>
    </w:p>
    <w:p w:rsidR="005932D9" w:rsidRPr="00FE3666" w:rsidRDefault="003D5783" w:rsidP="00FE3666">
      <w:pPr>
        <w:widowControl/>
        <w:shd w:val="clear" w:color="auto" w:fill="FFFFFF"/>
        <w:ind w:left="210"/>
        <w:jc w:val="left"/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4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>.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>3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점슛</w:t>
      </w:r>
      <w:r w:rsidRPr="00FE3666">
        <w:rPr>
          <w:rFonts w:ascii="Microsoft YaHei Light" w:eastAsia="Malgun Gothic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color w:val="333333"/>
          <w:sz w:val="24"/>
          <w:szCs w:val="24"/>
          <w:lang w:eastAsia="ko-KR"/>
        </w:rPr>
        <w:t>콘테스트</w:t>
      </w:r>
    </w:p>
    <w:p w:rsidR="003D5783" w:rsidRPr="00FE3666" w:rsidRDefault="003D5783" w:rsidP="003D5783">
      <w:pPr>
        <w:widowControl/>
        <w:shd w:val="clear" w:color="auto" w:fill="FFFFFF"/>
        <w:ind w:leftChars="200" w:left="420"/>
        <w:jc w:val="left"/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1:1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매치업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베팅의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모두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점슛을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시도해야만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.</w:t>
      </w:r>
    </w:p>
    <w:p w:rsidR="003D5783" w:rsidRPr="00FE3666" w:rsidRDefault="003D5783" w:rsidP="003D5783">
      <w:pPr>
        <w:widowControl/>
        <w:shd w:val="clear" w:color="auto" w:fill="FFFFFF"/>
        <w:ind w:leftChars="200" w:left="420"/>
        <w:jc w:val="left"/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1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1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매치업의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공동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최다득점을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올릴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무효로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처리되고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금액이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환불됩니다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.</w:t>
      </w:r>
    </w:p>
    <w:p w:rsidR="005932D9" w:rsidRPr="00FE3666" w:rsidRDefault="003D5783" w:rsidP="00FE3666">
      <w:pPr>
        <w:widowControl/>
        <w:shd w:val="clear" w:color="auto" w:fill="FFFFFF"/>
        <w:ind w:leftChars="200" w:left="420"/>
        <w:jc w:val="left"/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선수에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진행되려면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적어도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회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슛을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시도해야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sz w:val="24"/>
          <w:szCs w:val="24"/>
          <w:lang w:eastAsia="ko-KR"/>
        </w:rPr>
        <w:t>.</w:t>
      </w:r>
    </w:p>
    <w:p w:rsidR="00F120A5" w:rsidRPr="00FE3666" w:rsidRDefault="00661842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lastRenderedPageBreak/>
        <w:t>정산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t>및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t>취소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t>규정</w:t>
      </w:r>
    </w:p>
    <w:p w:rsidR="00661842" w:rsidRPr="00FE3666" w:rsidRDefault="00661842" w:rsidP="00661842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결제는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공급업체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홈페이지에서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발표한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데이터를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근거로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공급업체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홈페이지가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존재하지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제공된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데이터에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증명할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존재할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독자적인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자료를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근거로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661842" w:rsidP="00661842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방해를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받거나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지연되었으며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48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재개되지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배당률이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잘못된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적용되었을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폐기할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유형이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잘못된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성적을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적용하여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영향을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미쳤을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폐기할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끝나지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않았지만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연장전을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자격전으로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적용할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37952" w:rsidRPr="00FE3666" w:rsidRDefault="00637952" w:rsidP="00637952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637952" w:rsidRPr="00FE3666" w:rsidRDefault="00637952" w:rsidP="00637952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637952" w:rsidRPr="00FE3666" w:rsidRDefault="00637952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F120A5" w:rsidRPr="00FE3666" w:rsidRDefault="003D5783" w:rsidP="00FE3666">
      <w:pPr>
        <w:pStyle w:val="a6"/>
        <w:rPr>
          <w:rFonts w:ascii="Microsoft YaHei Light" w:eastAsia="Microsoft YaHei Light" w:hAnsi="Microsoft YaHei Light"/>
          <w:b w:val="0"/>
          <w:bCs w:val="0"/>
        </w:rPr>
      </w:pPr>
      <w:r w:rsidRPr="00FE3666">
        <w:rPr>
          <w:rFonts w:ascii="BatangChe" w:eastAsia="BatangChe" w:hAnsi="BatangChe" w:cs="BatangChe" w:hint="eastAsia"/>
          <w:lang w:eastAsia="ko-KR"/>
        </w:rPr>
        <w:t>야구</w:t>
      </w:r>
    </w:p>
    <w:p w:rsidR="00637952" w:rsidRPr="00FE3666" w:rsidRDefault="003D5783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다양한 머니라인 베팅의 정의</w:t>
      </w:r>
    </w:p>
    <w:p w:rsidR="003D5783" w:rsidRPr="00FE3666" w:rsidRDefault="003D5783" w:rsidP="003D5783">
      <w:pPr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야구의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머니라인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다음의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형태로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수락될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3D5783" w:rsidRPr="00FE3666" w:rsidRDefault="003D5783" w:rsidP="006C06D3">
      <w:pPr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진행 - 선발 투수에 상관 없이 팀 대 팀의 대결 선발 투수가 명시되었고 경기 시작 전 투수가 바뀌는 경우, 해당 머니라인은 재조정될 것이며 진행되는 "액션" 베팅들은 새로운 투수의 시작 가격을 이용해 평가될 것입니다.</w:t>
      </w:r>
    </w:p>
    <w:p w:rsidR="003D5783" w:rsidRPr="00FE3666" w:rsidRDefault="003D5783" w:rsidP="006C06D3">
      <w:pPr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등록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시점에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명시되어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않으면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불능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"(no action)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으로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3D5783" w:rsidRPr="00FE3666" w:rsidRDefault="003D5783" w:rsidP="006C06D3">
      <w:pPr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등록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이것은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투수에는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지정된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베팅입니다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지정된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출전하지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불능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으로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 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"Red Sox vs </w:t>
      </w:r>
      <w:proofErr w:type="spellStart"/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Helling</w:t>
      </w:r>
      <w:proofErr w:type="spellEnd"/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proofErr w:type="spellStart"/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Helling</w:t>
      </w:r>
      <w:proofErr w:type="spellEnd"/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베팅하는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표시합니다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 "</w:t>
      </w:r>
      <w:proofErr w:type="spellStart"/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Helling</w:t>
      </w:r>
      <w:proofErr w:type="spellEnd"/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vs Red Sox"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proofErr w:type="spellStart"/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Helling</w:t>
      </w:r>
      <w:proofErr w:type="spellEnd"/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베팅하는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표시합니다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).</w:t>
      </w:r>
    </w:p>
    <w:p w:rsidR="003D5783" w:rsidRPr="00FE3666" w:rsidRDefault="003D5783" w:rsidP="003D5783">
      <w:pPr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오타가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있다고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하여도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취소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사유가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되지는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3D5783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투수 변경 처리 방법</w:t>
      </w:r>
    </w:p>
    <w:p w:rsidR="003D5783" w:rsidRPr="00FE3666" w:rsidRDefault="003D5783" w:rsidP="003D5783">
      <w:pPr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이름이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제시되는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모두가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최소한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하나의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투구를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던지기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선수라도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교체되면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),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런라인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핸디캡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옵션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런라인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핸디캡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3D5783" w:rsidRPr="00FE3666" w:rsidRDefault="003D5783" w:rsidP="003D5783">
      <w:pPr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타자에게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투구를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던지는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3D5783" w:rsidRPr="00FE3666" w:rsidRDefault="003D5783" w:rsidP="003D5783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일자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장소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변경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시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처리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방법</w:t>
      </w:r>
    </w:p>
    <w:p w:rsidR="003D5783" w:rsidRPr="00FE3666" w:rsidRDefault="003D5783" w:rsidP="003D5783">
      <w:pPr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원래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예정된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일자에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치러지지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3D5783" w:rsidRPr="00FE3666" w:rsidRDefault="003D5783" w:rsidP="003D5783">
      <w:pPr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장소가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변경될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경우에는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어떠한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3D5783" w:rsidRPr="00FE3666" w:rsidRDefault="003D5783" w:rsidP="003D5783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예정대로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자연스럽게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종료되지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경우의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처리</w:t>
      </w:r>
      <w:r w:rsidRPr="00FE3666"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방법</w:t>
      </w:r>
    </w:p>
    <w:p w:rsidR="003D5783" w:rsidRPr="00FE3666" w:rsidRDefault="003D5783" w:rsidP="003D5783">
      <w:pPr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중간에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콜드게임으로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선언되거나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마지막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이닝이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회말에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올려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동점을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이루거나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리드하는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경우에는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콜드게임으로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선언된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시점에서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스코어를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동점을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이루고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중단되면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금액은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달리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명시되지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이벤트는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다음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날로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이월되지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3D5783" w:rsidRPr="00FE3666" w:rsidRDefault="003D5783" w:rsidP="003D5783">
      <w:pPr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중간에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콜드게임으로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선언되거나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연장전에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마지막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회말에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올려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동점을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이루거나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리드하는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경우에는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콜드게임으로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선언된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시점에서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스코어를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3D5783" w:rsidRPr="00FE3666" w:rsidRDefault="003D5783" w:rsidP="003D5783">
      <w:pPr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플레이오프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시점으로부터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96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이내에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재개되는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시점에서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96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이내에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완료되지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3D5783" w:rsidRPr="00FE3666" w:rsidRDefault="003D5783" w:rsidP="003D5783">
      <w:pPr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라이브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야구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9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완료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, 8.5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해야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시각으로부터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7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안에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종료되어야만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있습니다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(“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머시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규칙”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).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머니라인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득점라인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적용됩니다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실시간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7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회에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중단되고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7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이내에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재개되지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결정되었다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하더라도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머니라인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득점라인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관련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5-8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때의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7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처리됩니다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3D5783" w:rsidRPr="00FE3666" w:rsidRDefault="003D5783" w:rsidP="003D5783">
      <w:pPr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이닝이나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여러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이닝들에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라이브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야구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지정된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치러지면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완료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여부와는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무관하게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3D5783" w:rsidP="003D5783">
      <w:pPr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예정대로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연기되면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실시간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트레이드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폴더에서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이루어진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취소됩니다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F120A5" w:rsidP="00990134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F120A5" w:rsidRPr="00FE3666" w:rsidRDefault="003D5783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실시간에서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머시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규칙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처리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방법</w:t>
      </w:r>
    </w:p>
    <w:p w:rsidR="003D5783" w:rsidRPr="00FE3666" w:rsidRDefault="003D5783" w:rsidP="003D5783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머시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취소된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(World Baseball Classic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등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적용한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점수에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기반하여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990134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더블헤더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처리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방법</w:t>
      </w:r>
    </w:p>
    <w:p w:rsidR="00990134" w:rsidRPr="00FE3666" w:rsidRDefault="00990134" w:rsidP="00990134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더블헤더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G1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G2(1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명시하도록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990134" w:rsidRPr="00FE3666" w:rsidRDefault="00990134" w:rsidP="00990134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G1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G2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명시한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더블헤더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엄격하게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경기만의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적용하여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취급합니다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들어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, Kershaw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Scherzer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기재된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G1 Dodgers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G1 Nationals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거셨다면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, Kershaw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Scherzer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활약할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때만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취급합니다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만약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Kershaw, Scherzer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명이라도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등판하면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무산됩니다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990134" w:rsidRPr="00FE3666" w:rsidRDefault="00990134" w:rsidP="00990134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만약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더블헤더가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G1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G2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시간까지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표시되지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않았다면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적용됩니다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990134" w:rsidRPr="00FE3666" w:rsidRDefault="00990134" w:rsidP="006C06D3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a. G1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G2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기재된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판돈은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출장한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proofErr w:type="gramStart"/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proofErr w:type="gramEnd"/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더블헤더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번째나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번째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간주합니다</w:t>
      </w:r>
      <w:r w:rsidR="006C06D3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990134" w:rsidRPr="00FE3666" w:rsidRDefault="00990134" w:rsidP="006C06D3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lastRenderedPageBreak/>
        <w:t xml:space="preserve">b.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proofErr w:type="gramStart"/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proofErr w:type="gramEnd"/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번째나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번째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판돈은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기재된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경우에만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간주합니다</w:t>
      </w:r>
      <w:r w:rsidR="006C06D3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990134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c.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투수들이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더블헤더의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어느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경기에서도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맞붙지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않는다면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더블헤더의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번째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간주합니다</w:t>
      </w:r>
    </w:p>
    <w:p w:rsidR="00F120A5" w:rsidRPr="00FE3666" w:rsidRDefault="00F120A5" w:rsidP="00FE3666">
      <w:pPr>
        <w:widowControl/>
        <w:shd w:val="clear" w:color="auto" w:fill="FFFFFF"/>
        <w:ind w:leftChars="200" w:left="42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6C06D3" w:rsidRPr="00FE3666" w:rsidRDefault="006C06D3" w:rsidP="006C06D3">
      <w:pPr>
        <w:pStyle w:val="a5"/>
        <w:numPr>
          <w:ilvl w:val="0"/>
          <w:numId w:val="17"/>
        </w:numPr>
        <w:ind w:firstLineChars="0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배팅 성립에 필요한 최소 시간(경기 진행시간)</w:t>
      </w:r>
    </w:p>
    <w:p w:rsidR="006C06D3" w:rsidRPr="00FE3666" w:rsidRDefault="006C06D3" w:rsidP="006C06D3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4.5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리드하고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, 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득점라인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통계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9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리드한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8.5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치러야만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C06D3" w:rsidRPr="00FE3666" w:rsidRDefault="006C06D3" w:rsidP="006C06D3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어헤드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머시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콜드게임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등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적용되면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완료된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득점라인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머니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C06D3" w:rsidRPr="00FE3666" w:rsidRDefault="006C06D3" w:rsidP="006C06D3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머니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스프레드의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프리게임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전반전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MLB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이닝까지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일찍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끝나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4.5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이닝까지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C06D3" w:rsidRPr="00FE3666" w:rsidRDefault="006C06D3" w:rsidP="006C06D3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채우지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못할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전반전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C06D3" w:rsidRPr="00FE3666" w:rsidRDefault="006C06D3" w:rsidP="006C06D3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이름이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제시되는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전반전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기재하여야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기재된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명이라도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등판하지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않으면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전반전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취소됩니다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C06D3" w:rsidRPr="00FE3666" w:rsidRDefault="006C06D3" w:rsidP="006C06D3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머니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라이브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전반전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MLB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이닝까지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일찍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끝나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4.5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이닝까지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스프레드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라이브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전반전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MLB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이닝까지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F120A5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6C06D3" w:rsidRPr="00FE3666" w:rsidRDefault="006C06D3" w:rsidP="006C06D3">
      <w:pPr>
        <w:pStyle w:val="a5"/>
        <w:numPr>
          <w:ilvl w:val="0"/>
          <w:numId w:val="17"/>
        </w:numPr>
        <w:ind w:firstLineChars="0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M</w:t>
      </w:r>
      <w:r w:rsidRPr="00FE3666">
        <w:rPr>
          <w:rFonts w:ascii="Malgun Gothic" w:eastAsia="Malgun Gothic" w:hAnsi="Malgun Gothic" w:cs="Malgun Gothic"/>
          <w:b/>
          <w:bCs/>
          <w:color w:val="333333"/>
          <w:kern w:val="0"/>
          <w:sz w:val="24"/>
          <w:szCs w:val="24"/>
          <w:lang w:eastAsia="ko-KR"/>
        </w:rPr>
        <w:t xml:space="preserve">LB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정규 시즌 승 수 프롭 베팅:</w:t>
      </w:r>
    </w:p>
    <w:p w:rsidR="006C06D3" w:rsidRPr="00FE3666" w:rsidRDefault="006C06D3" w:rsidP="006C06D3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6C06D3" w:rsidRPr="00FE3666" w:rsidRDefault="006C06D3" w:rsidP="006C06D3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MLB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발생했을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C06D3" w:rsidRPr="00FE3666" w:rsidRDefault="006C06D3" w:rsidP="006C06D3">
      <w:pPr>
        <w:pStyle w:val="a5"/>
        <w:widowControl/>
        <w:numPr>
          <w:ilvl w:val="0"/>
          <w:numId w:val="38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수학적으로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C06D3" w:rsidRPr="00FE3666" w:rsidRDefault="006C06D3" w:rsidP="00624DD7">
      <w:pPr>
        <w:pStyle w:val="a5"/>
        <w:widowControl/>
        <w:numPr>
          <w:ilvl w:val="0"/>
          <w:numId w:val="38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당시에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160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예상되는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말해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당시에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단축될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것이라는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조짐이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C06D3" w:rsidRPr="00FE3666" w:rsidRDefault="006C06D3" w:rsidP="006C06D3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목적상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추가로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치르는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와일드카드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브레이커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결정전이나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추가의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디비전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타이어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브레이커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포함되지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6C06D3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160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것이라는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의혹이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존재하는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, 160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번째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끝날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때까지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보류됩니다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그러나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완료되면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변경되지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160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미만을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경우에도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="00624DD7"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해당합니다.</w:t>
      </w:r>
    </w:p>
    <w:p w:rsidR="00F120A5" w:rsidRPr="00FE3666" w:rsidRDefault="00624DD7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그랜드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살라미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원정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득점</w:t>
      </w: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vs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홈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득점</w:t>
      </w: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)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그랜드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살라미는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날짜에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그랜드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살라미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진행되려면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날짜에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최소한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9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리드하고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8.5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마쳐야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위의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요구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사항에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맞으면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살라미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9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경우에도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살라미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밤에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중단되었다가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재개된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기록된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살라미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포함되지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624DD7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그랜드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살라미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원정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vs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득점이라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함은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항상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말에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공격하는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의미합니다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드물게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말에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공격하는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홈구장에서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발생하기도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그러면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번째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공격하는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624DD7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 xml:space="preserve">MLB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히트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득점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범실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MLB H-R-E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)</w:t>
      </w:r>
      <w:r w:rsidR="00F120A5"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：</w:t>
      </w:r>
    </w:p>
    <w:p w:rsidR="00624DD7" w:rsidRPr="00FE3666" w:rsidRDefault="00624DD7" w:rsidP="00624DD7">
      <w:pPr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MLB R-H-E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히트와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범실의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합계를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토대로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:</w:t>
      </w:r>
    </w:p>
    <w:p w:rsidR="009F218A" w:rsidRPr="00FE3666" w:rsidRDefault="009B5031" w:rsidP="00FE3666">
      <w:pPr>
        <w:widowControl/>
        <w:shd w:val="clear" w:color="auto" w:fill="FFFFFF"/>
        <w:jc w:val="center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icrosoft YaHei Light" w:eastAsia="Microsoft YaHei Light" w:hAnsi="Microsoft YaHei Light"/>
          <w:noProof/>
        </w:rPr>
        <w:drawing>
          <wp:inline distT="0" distB="0" distL="0" distR="0" wp14:anchorId="53F1AC94" wp14:editId="122F7F49">
            <wp:extent cx="4210050" cy="12096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D7" w:rsidRPr="00FE3666" w:rsidRDefault="00624DD7" w:rsidP="00624DD7">
      <w:pPr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- MLB H-R-E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LA Angels 11, Cleveland 24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lastRenderedPageBreak/>
        <w:t xml:space="preserve">MLB H-R-E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MLB H-R-E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스프레드에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9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리드한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8.5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치러야만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콜드게임으로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선언되거나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연장전에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마지막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회말에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올려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동점을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콜드게임으로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선언된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시점에서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</w:p>
    <w:p w:rsidR="00F120A5" w:rsidRPr="00FE3666" w:rsidRDefault="00624DD7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MLB R-H-E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투수들이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등판해야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타자에게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던지는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등판하지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않으면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F120A5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  <w:t>MLB</w:t>
      </w:r>
      <w:r w:rsidR="00624DD7"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프롭</w:t>
      </w:r>
      <w:r w:rsidR="00624DD7"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="00624DD7"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규칙</w:t>
      </w:r>
      <w:r w:rsidR="00624DD7"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: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지정된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등판해서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최소한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던지거나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차례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타석에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들어서야만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먼저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맞히는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여부와는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무관하게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선취점을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얻는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즉시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등판해야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결과에만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관련된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여부와는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무관하게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회말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시점에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등판해야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점수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선수들이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출전해야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루타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,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루타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,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루타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(4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루타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쳤을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진루타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합계만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인정됩니다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볼넷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맞는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보크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야수선택에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패스볼은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점수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포함되지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양팀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자책점과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자책점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합산됩니다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문구를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사용하는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MLB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박스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기록을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사용해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들어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, 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완전히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마무리한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, 6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회초에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타자를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상대로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투구했으나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아웃을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하나도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잡지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못한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원정팀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가정하겠습니다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5.0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완전히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마무리한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, 6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회말에는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가정하겠습니다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5.0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누가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많은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투구할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것인지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예상하는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"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기록될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디비전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우승팀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162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동률을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기록할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1)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타이브레이커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2) MLB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플레이오프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배정을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타이브레이커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규정에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우승팀으로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발표된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우승팀이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lastRenderedPageBreak/>
        <w:t xml:space="preserve">"MLB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홈런왕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?"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프로포지션의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시점에서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동률이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동률을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타율이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가장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높은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유일한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승자로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선언됩니다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무안타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몇명일까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?"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프로포지션의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8.5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진행되었다면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합산된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무안타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포함됩니다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액션의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발생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판명되는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액션을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9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8.5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재시작되어야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재시작되지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내용은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통계에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적용됩니다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들어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Mike Trout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쳤지만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7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Mike Trout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기록하지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간주하는데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이유는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8.5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이닝까지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않았기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때문입니다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624DD7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헤드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헤드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액션을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시작하였으며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인정이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F120A5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MLB</w:t>
      </w:r>
      <w:r w:rsidR="00624DD7"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시즌 롱 플레이어 프롭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：</w:t>
      </w:r>
    </w:p>
    <w:p w:rsidR="00F120A5" w:rsidRPr="00FE3666" w:rsidRDefault="00624DD7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걸쳐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플레이어나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그룹의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통계를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롱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프로포지션의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필드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플레이어가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소속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출전해야만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소속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여덟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번이라도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투구해야만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소속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최소한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155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치러야만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</w:p>
    <w:p w:rsidR="00624DD7" w:rsidRPr="00FE3666" w:rsidRDefault="00624DD7" w:rsidP="00624DD7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MLB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일반</w:t>
      </w: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프롭</w:t>
      </w: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: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MLB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4.5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리드하고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, 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MLB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측정한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출장해야만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아닙니다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MLB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날짜에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10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예정되었다면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10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단축되거나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연기된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넘으면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날짜에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9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이하의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종료되어야만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MLB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경기라도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단축되거나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연기되어서는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오로지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인정된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통계만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MLB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계산하는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사용될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선언되어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MLB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통계가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포함될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숫자는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?"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가리킵니다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더블헤더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개씩의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당일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간주되지는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쳐야만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lastRenderedPageBreak/>
        <w:t xml:space="preserve">MLB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하루에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치를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더블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헤더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통계는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별도로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계산됩니다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, 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가장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많은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올린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",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필라델피아가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치르고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4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올렸다고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가정합니다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 4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점과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하나가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사용될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것이나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9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점으로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합산되지는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.)</w:t>
      </w:r>
    </w:p>
    <w:p w:rsidR="00624DD7" w:rsidRPr="00FE3666" w:rsidRDefault="00624DD7" w:rsidP="00624DD7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MLB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선물</w:t>
      </w: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vs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선수의</w:t>
      </w: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시즌</w:t>
      </w: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프롭</w:t>
      </w: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: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야구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vs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야구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프롭의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출전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액티브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명단이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부상자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명단에서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마이너리그로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전출되면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야구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시리즈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: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야구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시리즈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연속적인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시리즈의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토대로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시리즈의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최소한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치러야만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시리즈의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가운데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연기되거나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취소되면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유지됩니다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시리즈의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가운데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연기되거나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취소되면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시리즈에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불능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"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평가되어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콜드게임이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선언되면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시리즈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인정됩니다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시리즈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기재할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없습니다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시리즈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투수와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무관하게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플레이오프</w:t>
      </w: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/ World Series 4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icrosoft YaHei Light" w:eastAsia="Malgun Gothic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선택</w:t>
      </w:r>
      <w:r w:rsidRPr="00FE3666"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: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조합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목록에는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플레이오프에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출전할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메이저리그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4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순위가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기재되며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다음의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순서에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이름이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기재됩니다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World Series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우승팀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World Series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패전팀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American League Championship Series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패전팀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National League Championship Series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패전팀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플레이오프에서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다음의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나왔다고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가정합니다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>Dodgers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National League Championship Series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Braves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꺾고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승리를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거둡니다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>Twins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American League Championship Series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Angels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꺾고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승리를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거둡니다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>.</w:t>
      </w:r>
    </w:p>
    <w:p w:rsidR="00624DD7" w:rsidRPr="00FE3666" w:rsidRDefault="00624DD7" w:rsidP="00624DD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>Dodgers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Twins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상대로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>World Series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우승을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거둡니다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>.</w:t>
      </w:r>
    </w:p>
    <w:p w:rsidR="001B75AE" w:rsidRPr="00FE3666" w:rsidRDefault="00624DD7" w:rsidP="00FE3666">
      <w:pPr>
        <w:pStyle w:val="a5"/>
        <w:widowControl/>
        <w:numPr>
          <w:ilvl w:val="0"/>
          <w:numId w:val="17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이런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승리의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조합은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Dodgers/Twins/Angels/Braves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>.</w:t>
      </w: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일본 야구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언더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반드시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9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리드한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8.5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까지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연장전에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서스펜디드나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무승부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콜드게임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선언될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마지막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회말에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홈팀이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올려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동점을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이루거나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리드하는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콜드게임으로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선언된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시점에서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1B75AE" w:rsidRPr="00FE3666" w:rsidRDefault="00624DD7" w:rsidP="001B75AE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핸디캡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득점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핸디캡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야구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동일합니다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1B75AE" w:rsidRPr="00FE3666" w:rsidRDefault="00624DD7" w:rsidP="00FE3666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  <w:t xml:space="preserve">World Baseball Classic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t>규칙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  <w:t>: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스프레드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머니라인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머시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일찍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중단된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게임에서도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서스펜디드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시간부터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72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동안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WBC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이사회가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최후의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승자를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때까지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머니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4.5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계속되어야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스프레드와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총점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8.5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이닝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머시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이상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계속되어야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624DD7" w:rsidRPr="00FE3666" w:rsidRDefault="00624DD7" w:rsidP="00624DD7">
      <w:pPr>
        <w:widowControl/>
        <w:shd w:val="clear" w:color="auto" w:fill="FFFFFF"/>
        <w:ind w:leftChars="100" w:left="210"/>
        <w:jc w:val="left"/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연기된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걸린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않습니다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연기된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게임의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일정이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잡히면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규칙을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적용합니다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624DD7" w:rsidP="00FE3666">
      <w:pPr>
        <w:widowControl/>
        <w:shd w:val="clear" w:color="auto" w:fill="FFFFFF"/>
        <w:ind w:leftChars="100" w:left="210"/>
        <w:jc w:val="left"/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(Pool)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-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안에서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팀이나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세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동률이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나올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, World Baseball Classic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규정에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의해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타이브레이커에서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승리하는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다음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회전에서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어떤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위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팀으로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간주되든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승자로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간주됩니다</w:t>
      </w:r>
      <w:r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.</w:t>
      </w:r>
      <w:r w:rsidR="00F120A5" w:rsidRPr="00FE3666">
        <w:rPr>
          <w:rFonts w:ascii="Malgun Gothic" w:eastAsia="Malgun Gothic" w:hAnsi="Malgun Gothic" w:cs="Malgun Gothic"/>
          <w:color w:val="333333"/>
          <w:kern w:val="0"/>
          <w:sz w:val="24"/>
          <w:szCs w:val="24"/>
          <w:lang w:eastAsia="ko-KR"/>
        </w:rPr>
        <w:t>。</w:t>
      </w:r>
    </w:p>
    <w:p w:rsidR="00637952" w:rsidRPr="00FE3666" w:rsidRDefault="00133141" w:rsidP="00FE3666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베팅 정산</w:t>
      </w:r>
    </w:p>
    <w:p w:rsidR="00133141" w:rsidRPr="00FE3666" w:rsidRDefault="00133141" w:rsidP="0013314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 정산은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홈페이지의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데이터를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근거로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홈페이지가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존재하지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홈페이지의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데이터에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증명하는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존재할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독자적인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자료를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근거로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일관되고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독자적인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부족하거나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모순을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증명하는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증거자료가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존재할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플랫폼의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데이터를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근거로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133141" w:rsidRPr="00FE3666" w:rsidRDefault="00133141" w:rsidP="0013314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일관되고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독자적인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부족하거나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명확하게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증거자료가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존재할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철저한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조사를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통해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133141" w:rsidRPr="00FE3666" w:rsidRDefault="00133141" w:rsidP="00133141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코인게임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proofErr w:type="spellStart"/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Coingame</w:t>
      </w:r>
      <w:proofErr w:type="spellEnd"/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목적상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연기된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번복된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인정하지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않는다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날짜에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열리는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유효하다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악천후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인하여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현지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시간으로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자정을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넘기더라도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여전히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진행된다면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유효하다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2958A4" w:rsidRPr="00FE3666" w:rsidRDefault="002958A4" w:rsidP="00F120A5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15709E" w:rsidRPr="00FE3666" w:rsidRDefault="00133141" w:rsidP="00FE3666">
      <w:pPr>
        <w:pStyle w:val="a6"/>
        <w:rPr>
          <w:rFonts w:eastAsiaTheme="minorEastAsia"/>
          <w:b w:val="0"/>
          <w:bCs w:val="0"/>
          <w:lang w:eastAsia="ko-KR"/>
        </w:rPr>
      </w:pPr>
      <w:r w:rsidRPr="00FE3666">
        <w:rPr>
          <w:rFonts w:ascii="BatangChe" w:eastAsia="BatangChe" w:hAnsi="BatangChe" w:cs="BatangChe" w:hint="eastAsia"/>
          <w:lang w:eastAsia="ko-KR"/>
        </w:rPr>
        <w:t>테니스</w:t>
      </w:r>
    </w:p>
    <w:p w:rsidR="0015709E" w:rsidRPr="00FE3666" w:rsidRDefault="00133141" w:rsidP="00FE3666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다음과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같은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경기와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관련된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항목은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여전히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유효하다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:</w:t>
      </w:r>
    </w:p>
    <w:p w:rsidR="00133141" w:rsidRPr="00FE3666" w:rsidRDefault="00133141" w:rsidP="00133141">
      <w:pPr>
        <w:pStyle w:val="a5"/>
        <w:widowControl/>
        <w:numPr>
          <w:ilvl w:val="0"/>
          <w:numId w:val="39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시간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날짜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변경</w:t>
      </w:r>
    </w:p>
    <w:p w:rsidR="00133141" w:rsidRPr="00FE3666" w:rsidRDefault="00133141" w:rsidP="00133141">
      <w:pPr>
        <w:pStyle w:val="a5"/>
        <w:widowControl/>
        <w:numPr>
          <w:ilvl w:val="0"/>
          <w:numId w:val="39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경기장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</w:rPr>
        <w:t>변경</w:t>
      </w:r>
    </w:p>
    <w:p w:rsidR="00133141" w:rsidRPr="00FE3666" w:rsidRDefault="00133141" w:rsidP="00133141">
      <w:pPr>
        <w:pStyle w:val="a5"/>
        <w:widowControl/>
        <w:numPr>
          <w:ilvl w:val="0"/>
          <w:numId w:val="39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경기장이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실내에서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실외로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실내로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변경</w:t>
      </w:r>
    </w:p>
    <w:p w:rsidR="00133141" w:rsidRPr="00FE3666" w:rsidRDefault="00133141" w:rsidP="00FE3666">
      <w:pPr>
        <w:pStyle w:val="a5"/>
        <w:widowControl/>
        <w:numPr>
          <w:ilvl w:val="0"/>
          <w:numId w:val="39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경기장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코트의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변경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전이든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중이든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상관없음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</w:p>
    <w:p w:rsidR="00133141" w:rsidRPr="00FE3666" w:rsidRDefault="00133141" w:rsidP="00133141">
      <w:pPr>
        <w:widowControl/>
        <w:shd w:val="clear" w:color="auto" w:fill="FFFFFF"/>
        <w:ind w:left="420"/>
        <w:jc w:val="left"/>
        <w:rPr>
          <w:rFonts w:ascii="Microsoft YaHei Light" w:eastAsia="Malgun Gothic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</w:p>
    <w:p w:rsidR="0015709E" w:rsidRPr="00FE3666" w:rsidRDefault="00133141" w:rsidP="00133141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algun Gothic" w:eastAsia="Malgun Gothic" w:hAnsi="Malgun Gothic" w:cs="Malgun Gothic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 xml:space="preserve">경기 예측, 실시간 베팅 포함: </w:t>
      </w:r>
    </w:p>
    <w:p w:rsidR="0015709E" w:rsidRPr="00FE3666" w:rsidRDefault="00133141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정상적으로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자격을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박탈당할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라운드에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진출하는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판단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</w:p>
    <w:p w:rsidR="0015709E" w:rsidRPr="00FE3666" w:rsidRDefault="006C6EFB" w:rsidP="00FE3666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algun Gothic" w:eastAsia="Malgun Gothic" w:hAnsi="Malgun Gothic" w:cs="Malgun Gothic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경기 베팅:</w:t>
      </w:r>
    </w:p>
    <w:p w:rsidR="0015709E" w:rsidRPr="00FE3666" w:rsidRDefault="00133141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규정된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라운드가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변경될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정상적으로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유효하다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실격되거나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퇴장될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15709E" w:rsidRPr="00FE3666" w:rsidRDefault="006C6EFB" w:rsidP="00FE3666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algun Gothic" w:eastAsia="Malgun Gothic" w:hAnsi="Malgun Gothic" w:cs="Malgun Gothic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微软雅黑" w:eastAsia="微软雅黑" w:hAnsi="微软雅黑" w:cs="微软雅黑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우승:</w:t>
      </w:r>
    </w:p>
    <w:p w:rsidR="0015709E" w:rsidRPr="00FE3666" w:rsidRDefault="006C6EFB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실격되거나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퇴장되면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15709E" w:rsidRPr="00FE3666" w:rsidRDefault="006C6EFB" w:rsidP="00FE3666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algun Gothic" w:eastAsia="Malgun Gothic" w:hAnsi="Malgun Gothic" w:cs="Malgun Gothic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우승자</w:t>
      </w:r>
      <w:r w:rsidRPr="00FE3666">
        <w:rPr>
          <w:rFonts w:ascii="微软雅黑" w:eastAsia="微软雅黑" w:hAnsi="微软雅黑" w:cs="微软雅黑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微软雅黑" w:eastAsia="微软雅黑" w:hAnsi="微软雅黑" w:cs="微软雅黑"/>
          <w:b/>
          <w:bCs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준준결승</w:t>
      </w:r>
      <w:r w:rsidRPr="00FE3666">
        <w:rPr>
          <w:rFonts w:ascii="微软雅黑" w:eastAsia="微软雅黑" w:hAnsi="微软雅黑" w:cs="微软雅黑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微软雅黑" w:eastAsia="微软雅黑" w:hAnsi="微软雅黑" w:cs="微软雅黑"/>
          <w:b/>
          <w:bCs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준결승</w:t>
      </w:r>
      <w:r w:rsidRPr="00FE3666">
        <w:rPr>
          <w:rFonts w:ascii="微软雅黑" w:eastAsia="微软雅黑" w:hAnsi="微软雅黑" w:cs="微软雅黑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예측:</w:t>
      </w:r>
    </w:p>
    <w:p w:rsidR="0015709E" w:rsidRPr="00FE3666" w:rsidRDefault="006C6EFB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대회에서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포인트를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획득하여야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유효하다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대회에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참여하지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관련된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15709E" w:rsidRPr="00FE3666" w:rsidRDefault="006C6EFB" w:rsidP="00FE3666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algun Gothic" w:eastAsia="Malgun Gothic" w:hAnsi="Malgun Gothic" w:cs="Malgun Gothic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베팅 금액 정산</w:t>
      </w:r>
    </w:p>
    <w:p w:rsidR="0015709E" w:rsidRPr="00FE3666" w:rsidRDefault="006C6EFB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결산은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홈페이지의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데이터를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근거로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홈페이지가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존재하지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홈페이지의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데이터에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증명하는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존재할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독자적인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자료를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근거로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일관되고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독자적인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부족하거나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모순을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증명하는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증거자료가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존재할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플랫폼의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데이터를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근거로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2958A4" w:rsidRPr="00FE3666" w:rsidRDefault="002958A4" w:rsidP="0015709E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15709E" w:rsidRPr="00FE3666" w:rsidRDefault="006C6EFB" w:rsidP="00FE3666">
      <w:pPr>
        <w:pStyle w:val="a6"/>
      </w:pPr>
      <w:r w:rsidRPr="00FE3666">
        <w:rPr>
          <w:rFonts w:ascii="BatangChe" w:eastAsia="BatangChe" w:hAnsi="BatangChe" w:cs="BatangChe" w:hint="eastAsia"/>
          <w:lang w:eastAsia="ko-KR"/>
        </w:rPr>
        <w:t>배구</w:t>
      </w:r>
    </w:p>
    <w:p w:rsidR="00A772E2" w:rsidRPr="00FE3666" w:rsidRDefault="006C6EFB" w:rsidP="00FE3666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algun Gothic" w:eastAsia="Malgun Gothic" w:hAnsi="Malgun Gothic" w:cs="Malgun Gothic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경기 베팅</w:t>
      </w:r>
    </w:p>
    <w:p w:rsidR="001B75AE" w:rsidRPr="00FE3666" w:rsidRDefault="001B75AE" w:rsidP="001B75AE">
      <w:pPr>
        <w:pStyle w:val="ad"/>
        <w:shd w:val="clear" w:color="auto" w:fill="FFFFFF"/>
        <w:spacing w:before="0" w:beforeAutospacing="0" w:after="0" w:afterAutospacing="0"/>
        <w:ind w:leftChars="100" w:left="21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>1</w:t>
      </w:r>
      <w:r w:rsidR="006C6EFB"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. </w:t>
      </w:r>
      <w:r w:rsidR="006C6EFB" w:rsidRPr="00FE3666">
        <w:rPr>
          <w:rFonts w:ascii="BatangChe" w:eastAsia="BatangChe" w:hAnsi="BatangChe" w:cs="BatangChe" w:hint="eastAsia"/>
          <w:color w:val="333333"/>
          <w:lang w:eastAsia="ko-KR"/>
        </w:rPr>
        <w:t xml:space="preserve">경기가 정상적으로 </w:t>
      </w:r>
      <w:r w:rsidR="006C6EFB" w:rsidRPr="00FE3666">
        <w:rPr>
          <w:rFonts w:ascii="BatangChe" w:eastAsia="BatangChe" w:hAnsi="BatangChe" w:cs="BatangChe"/>
          <w:color w:val="333333"/>
          <w:lang w:eastAsia="ko-KR"/>
        </w:rPr>
        <w:t>종료되지</w:t>
      </w:r>
      <w:r w:rsidR="006C6EFB" w:rsidRPr="00FE3666">
        <w:rPr>
          <w:rFonts w:ascii="BatangChe" w:eastAsia="BatangChe" w:hAnsi="BatangChe" w:cs="BatangChe" w:hint="eastAsia"/>
          <w:color w:val="333333"/>
          <w:lang w:eastAsia="ko-KR"/>
        </w:rPr>
        <w:t xml:space="preserve"> 않았을 경우 다음 베팅 내역은 무효 처리된다. 관련된 특수 베팅 결과가 이미 확정된 경우 제외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A. </w:t>
      </w:r>
      <w:r w:rsidR="006C6EFB" w:rsidRPr="00FE3666">
        <w:rPr>
          <w:rFonts w:ascii="BatangChe" w:eastAsia="BatangChe" w:hAnsi="BatangChe" w:cs="BatangChe" w:hint="eastAsia"/>
          <w:color w:val="333333"/>
          <w:lang w:eastAsia="ko-KR"/>
        </w:rPr>
        <w:t>경기 승리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B. </w:t>
      </w:r>
      <w:r w:rsidR="006C6EFB" w:rsidRPr="00FE3666">
        <w:rPr>
          <w:rFonts w:ascii="BatangChe" w:eastAsia="BatangChe" w:hAnsi="BatangChe" w:cs="BatangChe" w:hint="eastAsia"/>
          <w:color w:val="333333"/>
          <w:lang w:eastAsia="ko-KR"/>
        </w:rPr>
        <w:t>경기 총 득점 홀짝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lastRenderedPageBreak/>
        <w:t xml:space="preserve">C. </w:t>
      </w:r>
      <w:r w:rsidR="006C6EFB" w:rsidRPr="00FE3666">
        <w:rPr>
          <w:rFonts w:ascii="BatangChe" w:eastAsia="BatangChe" w:hAnsi="BatangChe" w:cs="BatangChe" w:hint="eastAsia"/>
          <w:color w:val="333333"/>
          <w:lang w:eastAsia="ko-KR"/>
        </w:rPr>
        <w:t xml:space="preserve">정확한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세트</w:t>
      </w:r>
      <w:r w:rsidR="006C6EFB" w:rsidRPr="00FE3666">
        <w:rPr>
          <w:rFonts w:ascii="BatangChe" w:eastAsia="BatangChe" w:hAnsi="BatangChe" w:cs="BatangChe" w:hint="eastAsia"/>
          <w:color w:val="333333"/>
          <w:lang w:eastAsia="ko-KR"/>
        </w:rPr>
        <w:t xml:space="preserve"> 스코어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D. </w:t>
      </w:r>
      <w:r w:rsidR="006C6EFB" w:rsidRPr="00FE3666">
        <w:rPr>
          <w:rFonts w:ascii="BatangChe" w:eastAsia="BatangChe" w:hAnsi="BatangChe" w:cs="BatangChe" w:hint="eastAsia"/>
          <w:color w:val="333333"/>
          <w:lang w:eastAsia="ko-KR"/>
        </w:rPr>
        <w:t>더블 결과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 xml:space="preserve"> </w:t>
      </w:r>
      <w:r w:rsidR="006C6EFB" w:rsidRPr="00FE3666">
        <w:rPr>
          <w:rFonts w:ascii="BatangChe" w:eastAsia="BatangChe" w:hAnsi="BatangChe" w:cs="BatangChe" w:hint="eastAsia"/>
          <w:color w:val="333333"/>
          <w:lang w:eastAsia="ko-KR"/>
        </w:rPr>
        <w:t>(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첫 세트와 경기 결과</w:t>
      </w:r>
      <w:r w:rsidR="006C6EFB" w:rsidRPr="00FE3666">
        <w:rPr>
          <w:rFonts w:ascii="BatangChe" w:eastAsia="BatangChe" w:hAnsi="BatangChe" w:cs="BatangChe" w:hint="eastAsia"/>
          <w:color w:val="333333"/>
          <w:lang w:eastAsia="ko-KR"/>
        </w:rPr>
        <w:t>)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E. </w:t>
      </w:r>
      <w:r w:rsidR="006C6EFB" w:rsidRPr="00FE3666">
        <w:rPr>
          <w:rFonts w:ascii="BatangChe" w:eastAsia="BatangChe" w:hAnsi="BatangChe" w:cs="BatangChe" w:hint="eastAsia"/>
          <w:color w:val="333333"/>
          <w:lang w:eastAsia="ko-KR"/>
        </w:rPr>
        <w:t>아시안 핸디캡</w:t>
      </w:r>
      <w:r w:rsidR="006C6EFB" w:rsidRPr="00FE3666">
        <w:rPr>
          <w:rFonts w:ascii="Microsoft YaHei Light" w:eastAsia="Microsoft YaHei Light" w:hAnsi="Microsoft YaHei Light" w:cs="Segoe UI" w:hint="eastAsia"/>
          <w:color w:val="333333"/>
          <w:lang w:eastAsia="ko-KR"/>
        </w:rPr>
        <w:t xml:space="preserve"> </w:t>
      </w:r>
      <w:r w:rsidR="006C6EFB"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>–</w:t>
      </w:r>
      <w:r w:rsidR="00A772E2"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세트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F. </w:t>
      </w:r>
      <w:r w:rsidR="006C6EFB" w:rsidRPr="00FE3666">
        <w:rPr>
          <w:rFonts w:ascii="BatangChe" w:eastAsia="BatangChe" w:hAnsi="BatangChe" w:cs="BatangChe" w:hint="eastAsia"/>
          <w:color w:val="333333"/>
          <w:lang w:eastAsia="ko-KR"/>
        </w:rPr>
        <w:t xml:space="preserve">아시안 핸디캡 </w:t>
      </w:r>
      <w:r w:rsidR="00A1728E" w:rsidRPr="00FE3666">
        <w:rPr>
          <w:rFonts w:ascii="BatangChe" w:eastAsia="BatangChe" w:hAnsi="BatangChe" w:cs="BatangChe"/>
          <w:color w:val="333333"/>
          <w:lang w:eastAsia="ko-KR"/>
        </w:rPr>
        <w:t>–</w:t>
      </w:r>
      <w:r w:rsidR="006C6EFB" w:rsidRPr="00FE3666">
        <w:rPr>
          <w:rFonts w:ascii="BatangChe" w:eastAsia="BatangChe" w:hAnsi="BatangChe" w:cs="BatangChe"/>
          <w:color w:val="333333"/>
          <w:lang w:eastAsia="ko-KR"/>
        </w:rPr>
        <w:t xml:space="preserve">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포인트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algun Gothic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G.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총 득점</w:t>
      </w:r>
    </w:p>
    <w:p w:rsidR="00A772E2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Theme="minorEastAsia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H.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팀 총 득점</w:t>
      </w:r>
    </w:p>
    <w:p w:rsidR="001B75AE" w:rsidRPr="00FE3666" w:rsidRDefault="001B75AE" w:rsidP="001B75AE">
      <w:pPr>
        <w:pStyle w:val="ad"/>
        <w:shd w:val="clear" w:color="auto" w:fill="FFFFFF"/>
        <w:spacing w:before="0" w:beforeAutospacing="0" w:after="0" w:afterAutospacing="0"/>
        <w:ind w:leftChars="100" w:left="21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>2</w:t>
      </w:r>
      <w:r w:rsidR="00A1728E"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.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단일 라운드 베팅에 대해 만약 세트가 종료되지 않았을 경우 베팅은 무효 처리된다. 해당 특수 베팅의 결과가 이미 확정된 경우 제외.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A.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첫 세트 승자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B.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첫 세트 총 득점 -</w:t>
      </w:r>
      <w:r w:rsidR="00A1728E" w:rsidRPr="00FE3666">
        <w:rPr>
          <w:rFonts w:ascii="BatangChe" w:eastAsia="BatangChe" w:hAnsi="BatangChe" w:cs="BatangChe"/>
          <w:color w:val="333333"/>
          <w:lang w:eastAsia="ko-KR"/>
        </w:rPr>
        <w:t xml:space="preserve">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홀짝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algun Gothic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C.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첫 세트 핸디캡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algun Gothic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D.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첫 세트 총 득점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E.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첫 세트 승패 점수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F.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첫 세트 정확한 스코어</w:t>
      </w:r>
    </w:p>
    <w:p w:rsidR="001B75AE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algun Gothic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G. 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첫 세트 추가 득점</w:t>
      </w:r>
    </w:p>
    <w:p w:rsidR="00A772E2" w:rsidRPr="00FE3666" w:rsidRDefault="001B75AE" w:rsidP="00FE3666">
      <w:pPr>
        <w:pStyle w:val="ad"/>
        <w:shd w:val="clear" w:color="auto" w:fill="FFFFFF"/>
        <w:spacing w:before="0" w:beforeAutospacing="0" w:after="0" w:afterAutospacing="0"/>
        <w:ind w:leftChars="200" w:left="42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H. </w:t>
      </w:r>
      <w:r w:rsidR="00A772E2" w:rsidRPr="00FE3666">
        <w:rPr>
          <w:rFonts w:ascii="BatangChe" w:eastAsia="BatangChe" w:hAnsi="BatangChe" w:cs="BatangChe"/>
          <w:color w:val="333333"/>
          <w:lang w:eastAsia="ko-KR"/>
        </w:rPr>
        <w:t>2/3</w:t>
      </w:r>
      <w:r w:rsidR="00A1728E" w:rsidRPr="00FE3666">
        <w:rPr>
          <w:rFonts w:ascii="BatangChe" w:eastAsia="BatangChe" w:hAnsi="BatangChe" w:cs="BatangChe" w:hint="eastAsia"/>
          <w:color w:val="333333"/>
          <w:lang w:eastAsia="ko-KR"/>
        </w:rPr>
        <w:t>세트 이후 득점</w:t>
      </w:r>
    </w:p>
    <w:p w:rsidR="00A1728E" w:rsidRPr="00FE3666" w:rsidRDefault="00A1728E" w:rsidP="00FE3666">
      <w:pPr>
        <w:pStyle w:val="ad"/>
        <w:shd w:val="clear" w:color="auto" w:fill="FFFFFF"/>
        <w:spacing w:before="0" w:beforeAutospacing="0" w:after="0" w:afterAutospacing="0"/>
        <w:ind w:leftChars="100" w:left="210"/>
        <w:textAlignment w:val="baseline"/>
        <w:rPr>
          <w:rFonts w:ascii="Microsoft YaHei Light" w:eastAsia="Malgun Gothic" w:hAnsi="Microsoft YaHei Light" w:cs="Segoe UI" w:hint="eastAsia"/>
          <w:color w:val="333333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심판의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강제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공제의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핸디캡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합의는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결과에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결정된다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>.</w:t>
      </w:r>
      <w:bookmarkStart w:id="3" w:name="_GoBack"/>
      <w:bookmarkEnd w:id="3"/>
    </w:p>
    <w:p w:rsidR="00A1728E" w:rsidRPr="00FE3666" w:rsidRDefault="00A1728E" w:rsidP="00FE3666">
      <w:pPr>
        <w:pStyle w:val="ad"/>
        <w:shd w:val="clear" w:color="auto" w:fill="FFFFFF"/>
        <w:spacing w:before="0" w:beforeAutospacing="0" w:after="0" w:afterAutospacing="0"/>
        <w:ind w:leftChars="100" w:left="21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홈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위치가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변경되지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않는한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장소가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변경되어도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lang w:eastAsia="ko-KR"/>
        </w:rPr>
        <w:t>베팅은 여전히 유효하다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. </w:t>
      </w:r>
      <w:r w:rsidRPr="00FE3666">
        <w:rPr>
          <w:rFonts w:ascii="BatangChe" w:eastAsia="BatangChe" w:hAnsi="BatangChe" w:cs="BatangChe" w:hint="eastAsia"/>
          <w:color w:val="333333"/>
          <w:lang w:eastAsia="ko-KR"/>
        </w:rPr>
        <w:t xml:space="preserve">경기 장소가 변경되어 어웨이 팀의 경기장에서 경기가 진행되어라도 공식적으로 홈/어웨이팀이 변경되지 않을 경우 베팅은 여전히 유효하며 그렇지 않을 경우 베팅은 무효 처리된다. </w:t>
      </w:r>
    </w:p>
    <w:p w:rsidR="00A772E2" w:rsidRPr="00FE3666" w:rsidRDefault="00A1728E" w:rsidP="00FE3666">
      <w:pPr>
        <w:pStyle w:val="ad"/>
        <w:shd w:val="clear" w:color="auto" w:fill="FFFFFF"/>
        <w:spacing w:before="0" w:beforeAutospacing="0" w:after="0" w:afterAutospacing="0"/>
        <w:ind w:leftChars="100" w:left="21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lastRenderedPageBreak/>
        <w:t>두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개의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레그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타이가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골든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세트를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가지고 있는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어떤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진행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상황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무승부의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결정을 위해 진행되는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골든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세트는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포함되지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. </w:t>
      </w:r>
    </w:p>
    <w:p w:rsidR="00A1728E" w:rsidRPr="00FE3666" w:rsidRDefault="00A1728E" w:rsidP="00A1728E">
      <w:pPr>
        <w:pStyle w:val="ad"/>
        <w:shd w:val="clear" w:color="auto" w:fill="FFFFFF"/>
        <w:spacing w:before="0" w:beforeAutospacing="0" w:after="0" w:afterAutospacing="0"/>
        <w:ind w:leftChars="100" w:left="210"/>
        <w:textAlignment w:val="baseline"/>
        <w:rPr>
          <w:rFonts w:ascii="Microsoft YaHei Light" w:eastAsia="Microsoft YaHei Light" w:hAnsi="Microsoft YaHei Light" w:cs="Segoe UI"/>
          <w:color w:val="333333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예선전은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지정된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다음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라운드로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진행되는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="00AF636D"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팀이 승리로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정산되며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경기시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골든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세트의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포함합니다</w:t>
      </w:r>
      <w:r w:rsidRPr="00FE3666">
        <w:rPr>
          <w:rFonts w:ascii="Microsoft YaHei Light" w:eastAsia="Microsoft YaHei Light" w:hAnsi="Microsoft YaHei Light" w:cs="Segoe UI"/>
          <w:color w:val="333333"/>
          <w:lang w:eastAsia="ko-KR"/>
        </w:rPr>
        <w:t>.</w:t>
      </w:r>
    </w:p>
    <w:p w:rsidR="0015709E" w:rsidRPr="00FE3666" w:rsidRDefault="00AF636D" w:rsidP="00AF636D">
      <w:pPr>
        <w:pStyle w:val="ad"/>
        <w:shd w:val="clear" w:color="auto" w:fill="FFFFFF"/>
        <w:spacing w:before="0" w:beforeAutospacing="0" w:after="0" w:afterAutospacing="0"/>
        <w:ind w:leftChars="100" w:left="210"/>
        <w:textAlignment w:val="baseline"/>
        <w:rPr>
          <w:rFonts w:ascii="Malgun Gothic" w:eastAsia="Malgun Gothic" w:hAnsi="Malgun Gothic" w:cs="Malgun Gothic"/>
          <w:color w:val="333333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플레이되지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않거나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연기된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경기는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원래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시작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시간으로부터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48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시간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이내에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플레이되지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않는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한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정산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목적으로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lang w:eastAsia="ko-KR"/>
        </w:rPr>
        <w:t>무효 처리된다</w:t>
      </w:r>
      <w:r w:rsidRPr="00FE3666">
        <w:rPr>
          <w:rFonts w:ascii="Malgun Gothic" w:eastAsia="Malgun Gothic" w:hAnsi="Malgun Gothic" w:cs="Malgun Gothic"/>
          <w:color w:val="333333"/>
          <w:lang w:eastAsia="ko-KR"/>
        </w:rPr>
        <w:t>.</w:t>
      </w:r>
    </w:p>
    <w:p w:rsidR="00F120A5" w:rsidRPr="00FE3666" w:rsidRDefault="00AF636D" w:rsidP="00FE3666">
      <w:pPr>
        <w:pStyle w:val="a6"/>
        <w:rPr>
          <w:b w:val="0"/>
          <w:bCs w:val="0"/>
        </w:rPr>
      </w:pPr>
      <w:r w:rsidRPr="00FE3666">
        <w:rPr>
          <w:rFonts w:eastAsia="Malgun Gothic" w:hint="eastAsia"/>
          <w:lang w:eastAsia="ko-KR"/>
        </w:rPr>
        <w:t>스누커</w:t>
      </w:r>
    </w:p>
    <w:p w:rsidR="0015709E" w:rsidRPr="00FE3666" w:rsidRDefault="00AF636D" w:rsidP="00FE3666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algun Gothic" w:eastAsia="Malgun Gothic" w:hAnsi="Malgun Gothic" w:cs="Malgun Gothic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경기 베팅:</w:t>
      </w:r>
    </w:p>
    <w:p w:rsidR="00AF636D" w:rsidRPr="00FE3666" w:rsidRDefault="00AF636D" w:rsidP="00AF636D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일대일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매치업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정확히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어떤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사유로든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경기가시작되었으나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프레임의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브레이크와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함께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완료되지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라운드에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진출하는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챔피언십의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승자로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선언되는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승자로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간주됩니다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않으면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AF636D" w:rsidRPr="00FE3666" w:rsidRDefault="00AF636D" w:rsidP="00AF636D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프레임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스누커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최종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점수를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정확하게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선택하는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시작되었으나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어떤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사유로든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종료되지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환불됩니다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AF636D" w:rsidRPr="00FE3666" w:rsidRDefault="00AF636D" w:rsidP="00AF636D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“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우승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확률</w:t>
      </w:r>
      <w:r w:rsidRPr="00FE3666">
        <w:rPr>
          <w:rFonts w:ascii="Microsoft YaHei Light" w:eastAsia="Microsoft YaHei Light" w:hAnsi="Microsoft YaHei Light" w:cs="Microsoft YaHei Light" w:hint="eastAsia"/>
          <w:color w:val="333333"/>
          <w:kern w:val="0"/>
          <w:sz w:val="24"/>
          <w:szCs w:val="24"/>
          <w:lang w:eastAsia="ko-KR"/>
        </w:rPr>
        <w:t>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유형의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다중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방식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마켓의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선수에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손실로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</w:p>
    <w:p w:rsidR="00F120A5" w:rsidRPr="00FE3666" w:rsidRDefault="00AF636D" w:rsidP="00FE3666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여러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세션이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포함된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스누커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코인게임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(</w:t>
      </w:r>
      <w:proofErr w:type="spellStart"/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Coingame</w:t>
      </w:r>
      <w:proofErr w:type="spellEnd"/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세션의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시점에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배당률을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제시할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스누커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lastRenderedPageBreak/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개별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세션이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아닌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전체의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토대로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평가됩니다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  <w:r w:rsidR="00F120A5"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。</w:t>
      </w:r>
    </w:p>
    <w:p w:rsidR="0015709E" w:rsidRPr="00FE3666" w:rsidRDefault="00AF636D" w:rsidP="00FE3666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algun Gothic" w:eastAsia="Malgun Gothic" w:hAnsi="Malgun Gothic" w:cs="Malgun Gothic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베팅 금액 정산</w:t>
      </w:r>
    </w:p>
    <w:p w:rsidR="00BE4C27" w:rsidRPr="00FE3666" w:rsidRDefault="00AF636D" w:rsidP="00BE4C27">
      <w:pPr>
        <w:pStyle w:val="a6"/>
        <w:rPr>
          <w:b w:val="0"/>
          <w:bCs w:val="0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결제는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공급업체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홈페이지에서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발표한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데이터를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근거로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스코어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공급업체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홈페이지가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존재하지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않거나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제공된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데이터에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명확한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오류가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있음을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증명할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증거가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존재할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독자적인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자료를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근거로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정산을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 w:val="24"/>
          <w:szCs w:val="24"/>
          <w:lang w:eastAsia="ko-KR"/>
        </w:rPr>
        <w:t>진행한다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  <w:t>.</w:t>
      </w:r>
      <w:r w:rsidR="00BE4C27" w:rsidRPr="00FE3666">
        <w:rPr>
          <w:rFonts w:ascii="Malgun Gothic" w:eastAsia="Malgun Gothic" w:hAnsi="Malgun Gothic" w:cs="Malgun Gothic" w:hint="eastAsia"/>
          <w:lang w:eastAsia="ko-KR"/>
        </w:rPr>
        <w:t>다트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토너먼트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우승자에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때는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환불이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토너먼트가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시작하기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불참을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선언하면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선수의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우승에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금액은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평가될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토너먼트 베팅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algun Gothic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명의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선수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가운데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레그에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던졌으면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라운드에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진출하는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선수가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승자로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간주됩니다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첫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던지지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않았으면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무효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처리됩니다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BatangChe" w:eastAsia="BatangChe" w:hAnsi="BatangChe" w:cs="BatangChe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세트 베팅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세트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경기에서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승리하는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필요한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세트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완료되어야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어떤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이유에서든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승리에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필요한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세트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채워지기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승리가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선언될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세트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무효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처리됩니다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t>베팅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 xml:space="preserve"> 금액 정산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결제는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스코어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공급업체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홈페이지에서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발표한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데이터를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근거로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스코어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공급업체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홈페이지가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존재하지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않거나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lastRenderedPageBreak/>
        <w:t>제공된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데이터에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명확한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오류가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있음을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증명할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증거가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존재할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독자적인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자료를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근거로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정산을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kern w:val="0"/>
          <w:szCs w:val="21"/>
          <w:lang w:eastAsia="ko-KR"/>
        </w:rPr>
        <w:t>진행한다</w:t>
      </w:r>
      <w:r w:rsidRPr="00FE3666">
        <w:rPr>
          <w:rFonts w:ascii="Microsoft YaHei Light" w:eastAsia="Microsoft YaHei Light" w:hAnsi="Microsoft YaHei Light" w:cs="Segoe UI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center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</w:p>
    <w:p w:rsidR="00BE4C27" w:rsidRPr="00FE3666" w:rsidRDefault="00BE4C27" w:rsidP="00BE4C27">
      <w:pPr>
        <w:pStyle w:val="a6"/>
      </w:pPr>
      <w:r w:rsidRPr="00FE3666">
        <w:rPr>
          <w:rFonts w:ascii="Malgun Gothic" w:eastAsia="Malgun Gothic" w:hAnsi="Malgun Gothic" w:cs="Malgun Gothic" w:hint="eastAsia"/>
        </w:rPr>
        <w:t>복권</w:t>
      </w:r>
      <w:r w:rsidRPr="00FE3666">
        <w:t xml:space="preserve"> </w:t>
      </w:r>
      <w:r w:rsidRPr="00FE3666">
        <w:rPr>
          <w:rFonts w:ascii="Malgun Gothic" w:eastAsia="Malgun Gothic" w:hAnsi="Malgun Gothic" w:cs="Malgun Gothic" w:hint="eastAsia"/>
        </w:rPr>
        <w:t>예측</w:t>
      </w:r>
    </w:p>
    <w:p w:rsidR="00BE4C27" w:rsidRPr="00FE3666" w:rsidRDefault="00BE4C27" w:rsidP="00BE4C27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t>베팅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t>정산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algun Gothic" w:eastAsia="Malgun Gothic" w:hAnsi="Malgun Gothic" w:cs="Malgun Gothic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 복권 정산은 각 지역의 공식 번호를 기반으로 진행된다.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당첨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공식적으로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이루어질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때까지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연기된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당첨금을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보유할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배당률에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명확한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취소할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권한이있다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마켓의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평균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배당률보다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2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오차가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명확한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오류로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판단한다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생방송이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중단되었으나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당첨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영향을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미치지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않았을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당첨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정산된다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공식적인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당첨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폐기할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언제든지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잘못된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당첨을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수정할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복권의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규칙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형식이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플랫폼의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기준과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일치하지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폐기할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당첨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복권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추첨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24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서드 파티 플랫폼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복권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높은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신용을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보유한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파티를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기반으로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중국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복지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복권의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추첨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http://www.cwl.gov.cn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Lotto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추첨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http://www.nlotto.co.kr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lastRenderedPageBreak/>
        <w:t>미국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proofErr w:type="spellStart"/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PowerBall</w:t>
      </w:r>
      <w:proofErr w:type="spellEnd"/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추첨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https://www.powerball.com/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</w:p>
    <w:p w:rsidR="00BE4C27" w:rsidRPr="00FE3666" w:rsidRDefault="00BE4C27" w:rsidP="00BE4C27">
      <w:pPr>
        <w:pStyle w:val="a6"/>
        <w:rPr>
          <w:b w:val="0"/>
          <w:bCs w:val="0"/>
        </w:rPr>
      </w:pPr>
      <w:r w:rsidRPr="00FE3666">
        <w:rPr>
          <w:rFonts w:ascii="Malgun Gothic" w:eastAsia="Malgun Gothic" w:hAnsi="Malgun Gothic" w:cs="Malgun Gothic" w:hint="eastAsia"/>
        </w:rPr>
        <w:t>금융</w:t>
      </w:r>
      <w:r w:rsidRPr="00FE3666">
        <w:t xml:space="preserve"> </w:t>
      </w:r>
      <w:r w:rsidRPr="00FE3666">
        <w:rPr>
          <w:rFonts w:ascii="Malgun Gothic" w:eastAsia="Malgun Gothic" w:hAnsi="Malgun Gothic" w:cs="Malgun Gothic" w:hint="eastAsia"/>
        </w:rPr>
        <w:t>예측</w:t>
      </w:r>
    </w:p>
    <w:p w:rsidR="00BE4C27" w:rsidRPr="00FE3666" w:rsidRDefault="00BE4C27" w:rsidP="00BE4C27">
      <w:pPr>
        <w:pStyle w:val="a5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t>베팅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t>정산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시간과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날짜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정산된다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마켓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거래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거래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높은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신용을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보유한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파티를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기반으로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기술적인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문제로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유효한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획득하지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못하거나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믿을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파티로부터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확인받기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전까지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정산을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연장할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믿을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파티를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찾을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무효처리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금액은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환급된다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언제든지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잘못된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당첨을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수정할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배당률이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현저하게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오류로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판단되는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항목을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보유한다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pStyle w:val="a5"/>
        <w:widowControl/>
        <w:numPr>
          <w:ilvl w:val="0"/>
          <w:numId w:val="2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t>디지털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t>자산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t>마켓의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</w:rPr>
        <w:t>등락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종가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시간은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협정세계시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(UTC) 0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기준으로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종가는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마켓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거래량의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가중평균값으로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계산한다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항목은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상승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등락폭이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0%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금액은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환불된다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마켓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거래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https://coinmarketcap.com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기준으로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</w:p>
    <w:p w:rsidR="00BE4C27" w:rsidRPr="00FE3666" w:rsidRDefault="00BE4C27" w:rsidP="00BE4C27">
      <w:pPr>
        <w:pStyle w:val="a6"/>
        <w:rPr>
          <w:b w:val="0"/>
          <w:bCs w:val="0"/>
          <w:lang w:eastAsia="ko-KR"/>
        </w:rPr>
      </w:pPr>
      <w:r w:rsidRPr="00FE3666">
        <w:rPr>
          <w:rFonts w:ascii="Malgun Gothic" w:eastAsia="Malgun Gothic" w:hAnsi="Malgun Gothic" w:cs="Malgun Gothic" w:hint="eastAsia"/>
          <w:lang w:eastAsia="ko-KR"/>
        </w:rPr>
        <w:lastRenderedPageBreak/>
        <w:t>실시간</w:t>
      </w:r>
      <w:r w:rsidRPr="00FE3666">
        <w:rPr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lang w:eastAsia="ko-KR"/>
        </w:rPr>
        <w:t>게임</w:t>
      </w:r>
      <w:r w:rsidRPr="00FE3666">
        <w:rPr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lang w:eastAsia="ko-KR"/>
        </w:rPr>
        <w:t>규칙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실시간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게임은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현재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진행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중인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방식입니다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진행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중에도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지속적으로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신청이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가능합니다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pStyle w:val="a5"/>
        <w:widowControl/>
        <w:numPr>
          <w:ilvl w:val="0"/>
          <w:numId w:val="2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다음은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실시간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종류에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해당하는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통용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규칙입니다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1.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최종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정산됩니다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2.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세부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사항을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결정할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진행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중에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항상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항목이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제공된다고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보장할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3.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명확한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항목에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취소할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4.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외에도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실시간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처리는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플랫폼이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경기의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실시간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게임에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제정한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규칙에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진행됩니다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pStyle w:val="a6"/>
        <w:rPr>
          <w:b w:val="0"/>
          <w:bCs w:val="0"/>
          <w:lang w:eastAsia="ko-KR"/>
        </w:rPr>
      </w:pPr>
      <w:r w:rsidRPr="00FE3666">
        <w:rPr>
          <w:rFonts w:ascii="BatangChe" w:eastAsia="BatangChe" w:hAnsi="BatangChe" w:cs="BatangChe" w:hint="eastAsia"/>
          <w:lang w:eastAsia="ko-KR"/>
        </w:rPr>
        <w:t>다폴더 베팅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BatangChe" w:eastAsia="BatangChe" w:hAnsi="BatangChe" w:cs="BatangChe"/>
          <w:color w:val="333333"/>
          <w:kern w:val="0"/>
          <w:szCs w:val="21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 xml:space="preserve">다폴더 베팅은 </w:t>
      </w:r>
      <w:r w:rsidRPr="00FE3666">
        <w:rPr>
          <w:rFonts w:ascii="BatangChe" w:eastAsia="BatangChe" w:hAnsi="BatangChe" w:cs="BatangChe"/>
          <w:color w:val="333333"/>
          <w:kern w:val="0"/>
          <w:szCs w:val="21"/>
          <w:lang w:eastAsia="ko-KR"/>
        </w:rPr>
        <w:t>2</w:t>
      </w: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 xml:space="preserve">개 혹은 </w:t>
      </w:r>
      <w:r w:rsidRPr="00FE3666">
        <w:rPr>
          <w:rFonts w:ascii="BatangChe" w:eastAsia="BatangChe" w:hAnsi="BatangChe" w:cs="BatangChe"/>
          <w:color w:val="333333"/>
          <w:kern w:val="0"/>
          <w:szCs w:val="21"/>
          <w:lang w:eastAsia="ko-KR"/>
        </w:rPr>
        <w:t>2</w:t>
      </w: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>개 이상의 경기를 하나의 베팅 오더에 넣어 동시에 베팅하는 방식이다.</w:t>
      </w:r>
      <w:r w:rsidRPr="00FE3666">
        <w:rPr>
          <w:rFonts w:ascii="BatangChe" w:eastAsia="BatangChe" w:hAnsi="BatangChe" w:cs="BatangChe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>다폴더는 베팅 오더에 포함된 모든 경기를 승리할 경우에만 승리로 인정된다.</w:t>
      </w:r>
      <w:r w:rsidRPr="00FE3666">
        <w:rPr>
          <w:rFonts w:ascii="BatangChe" w:eastAsia="BatangChe" w:hAnsi="BatangChe" w:cs="BatangChe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>만약 조합된 베팅 오더 중 하나의 경기가 승리하면 다음 베팅 항목으로 넘어가며 베팅 오더의 모든 경기를 승리하거나 하나의 경기라도 실패할 때까지 진행된다.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BatangChe" w:eastAsia="BatangChe" w:hAnsi="BatangChe" w:cs="BatangChe"/>
          <w:color w:val="333333"/>
          <w:kern w:val="0"/>
          <w:szCs w:val="21"/>
          <w:lang w:eastAsia="ko-KR"/>
        </w:rPr>
      </w:pP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 xml:space="preserve">만약 조합된 베팅 오더 중 하나 혹은 여러 베팅 항목이 취소되더라도 해당 다폴더 베팅은 여전히 유효하지만 취소된 베팅 항목의 배당은 </w:t>
      </w:r>
      <w:r w:rsidRPr="00FE3666">
        <w:rPr>
          <w:rFonts w:ascii="BatangChe" w:eastAsia="BatangChe" w:hAnsi="BatangChe" w:cs="BatangChe"/>
          <w:color w:val="333333"/>
          <w:kern w:val="0"/>
          <w:szCs w:val="21"/>
          <w:lang w:eastAsia="ko-KR"/>
        </w:rPr>
        <w:t>1</w:t>
      </w: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>로 계산된다.</w:t>
      </w:r>
    </w:p>
    <w:p w:rsidR="00BE4C27" w:rsidRPr="00FE3666" w:rsidRDefault="00BE4C27" w:rsidP="00BE4C27">
      <w:pPr>
        <w:pStyle w:val="a5"/>
        <w:widowControl/>
        <w:numPr>
          <w:ilvl w:val="0"/>
          <w:numId w:val="2"/>
        </w:numPr>
        <w:shd w:val="clear" w:color="auto" w:fill="FFFFFF"/>
        <w:ind w:firstLineChars="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</w:rPr>
      </w:pPr>
      <w:r w:rsidRPr="00FE3666">
        <w:rPr>
          <w:rFonts w:ascii="BatangChe" w:eastAsia="BatangChe" w:hAnsi="BatangChe" w:cs="BatangChe" w:hint="eastAsia"/>
          <w:b/>
          <w:bCs/>
          <w:color w:val="333333"/>
          <w:kern w:val="0"/>
          <w:sz w:val="24"/>
          <w:szCs w:val="24"/>
          <w:lang w:eastAsia="ko-KR"/>
        </w:rPr>
        <w:t>다폴더 통용 규정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1. </w:t>
      </w: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 xml:space="preserve">하나의 다폴더 베팅 오더 중 최대 </w:t>
      </w:r>
      <w:r w:rsidRPr="00FE3666">
        <w:rPr>
          <w:rFonts w:ascii="BatangChe" w:eastAsia="BatangChe" w:hAnsi="BatangChe" w:cs="BatangChe"/>
          <w:color w:val="333333"/>
          <w:kern w:val="0"/>
          <w:szCs w:val="21"/>
          <w:lang w:eastAsia="ko-KR"/>
        </w:rPr>
        <w:t>10</w:t>
      </w: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>개의 경기를 추가 가능하다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BatangChe" w:eastAsia="BatangChe" w:hAnsi="BatangChe" w:cs="BatangChe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2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 xml:space="preserve">다폴더 베팅 오더 중 모든 베팅 경기는 </w:t>
      </w:r>
      <w:proofErr w:type="spellStart"/>
      <w:r w:rsidRPr="00FE3666">
        <w:rPr>
          <w:rFonts w:ascii="BatangChe" w:eastAsia="BatangChe" w:hAnsi="BatangChe" w:cs="BatangChe"/>
          <w:color w:val="333333"/>
          <w:kern w:val="0"/>
          <w:szCs w:val="21"/>
          <w:lang w:eastAsia="ko-KR"/>
        </w:rPr>
        <w:t>Coingame</w:t>
      </w:r>
      <w:proofErr w:type="spellEnd"/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>의 베팅 규정을 기준으로 한다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BatangChe" w:eastAsia="BatangChe" w:hAnsi="BatangChe" w:cs="BatangChe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>다폴더 베팅은 동일한 경기 조합 혹은 서로 영향을 주는 베팅 항목들로 조합될 수 없다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4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>경기 시간이 다르더라도 다폴더 베팅의 모든 경기에 동일한 팀 혹은 선수가 포합될 수 없다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</w:rPr>
      </w:pP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</w:rPr>
        <w:lastRenderedPageBreak/>
        <w:t>即使比赛时间不一致，</w:t>
      </w:r>
      <w:proofErr w:type="gramStart"/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</w:rPr>
        <w:t>串关所有</w:t>
      </w:r>
      <w:proofErr w:type="gramEnd"/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</w:rPr>
        <w:t>投币的赛事也不能有同一球队或球员。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</w:rPr>
        <w:t xml:space="preserve"> 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5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>복권, Special Events</w:t>
      </w:r>
      <w:r w:rsidRPr="00FE3666">
        <w:rPr>
          <w:rFonts w:ascii="BatangChe" w:eastAsia="BatangChe" w:hAnsi="BatangChe" w:cs="BatangChe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 xml:space="preserve">및 각종 경기의 실시간 베팅은 다폴더 베팅에 추가할 수 없다 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6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 xml:space="preserve">해당 경기가 다폴더 베팅에 추가 가능 여부를 결정하는 권한은 </w:t>
      </w:r>
      <w:proofErr w:type="spellStart"/>
      <w:r w:rsidRPr="00FE3666">
        <w:rPr>
          <w:rFonts w:ascii="BatangChe" w:eastAsia="BatangChe" w:hAnsi="BatangChe" w:cs="BatangChe"/>
          <w:color w:val="333333"/>
          <w:kern w:val="0"/>
          <w:szCs w:val="21"/>
          <w:lang w:eastAsia="ko-KR"/>
        </w:rPr>
        <w:t>Coingame</w:t>
      </w:r>
      <w:proofErr w:type="spellEnd"/>
      <w:r w:rsidRPr="00FE3666">
        <w:rPr>
          <w:rFonts w:ascii="BatangChe" w:eastAsia="BatangChe" w:hAnsi="BatangChe" w:cs="BatangChe" w:hint="eastAsia"/>
          <w:color w:val="333333"/>
          <w:kern w:val="0"/>
          <w:szCs w:val="21"/>
          <w:lang w:eastAsia="ko-KR"/>
        </w:rPr>
        <w:t>이 보유하고 있다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궁금한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점이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있으면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【support@coingame.com】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문의해주세요</w:t>
      </w:r>
    </w:p>
    <w:p w:rsidR="00BE4C27" w:rsidRPr="00FE3666" w:rsidRDefault="00BE4C27" w:rsidP="00BE4C27">
      <w:pPr>
        <w:pStyle w:val="1"/>
        <w:rPr>
          <w:rFonts w:ascii="Microsoft YaHei Light" w:eastAsia="Malgun Gothic" w:hAnsi="Microsoft YaHei Light"/>
          <w:lang w:eastAsia="ko-KR"/>
        </w:rPr>
      </w:pPr>
    </w:p>
    <w:p w:rsidR="00BE4C27" w:rsidRPr="00FE3666" w:rsidRDefault="00BE4C27" w:rsidP="00BE4C27">
      <w:pPr>
        <w:pStyle w:val="a6"/>
        <w:rPr>
          <w:rFonts w:ascii="Microsoft YaHei Light" w:eastAsia="Microsoft YaHei Light" w:hAnsi="Microsoft YaHei Light"/>
          <w:lang w:eastAsia="ko-KR"/>
        </w:rPr>
      </w:pPr>
      <w:r w:rsidRPr="00FE3666">
        <w:rPr>
          <w:rFonts w:ascii="Malgun Gothic" w:eastAsia="Malgun Gothic" w:hAnsi="Malgun Gothic" w:cs="Malgun Gothic" w:hint="eastAsia"/>
          <w:lang w:eastAsia="ko-KR"/>
        </w:rPr>
        <w:t>이용약관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一.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일반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약관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1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약관은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동일한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회사가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소유하고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운영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호스팅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https://www.coingame.com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모바일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모바일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애플리케이션에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적용됩니다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아래는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사이트라고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.)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2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proofErr w:type="spellStart"/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CoinGame</w:t>
      </w:r>
      <w:proofErr w:type="spellEnd"/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‘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微软雅黑 Light" w:eastAsia="微软雅黑 Light" w:hAnsi="微软雅黑 Light" w:cs="微软雅黑 Light" w:hint="eastAsia"/>
          <w:color w:val="333333"/>
          <w:kern w:val="0"/>
          <w:szCs w:val="21"/>
          <w:lang w:eastAsia="ko-KR"/>
        </w:rPr>
        <w:t>’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‘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우리</w:t>
      </w:r>
      <w:r w:rsidRPr="00FE3666">
        <w:rPr>
          <w:rFonts w:ascii="微软雅黑 Light" w:eastAsia="微软雅黑 Light" w:hAnsi="微软雅黑 Light" w:cs="微软雅黑 Light" w:hint="eastAsia"/>
          <w:color w:val="333333"/>
          <w:kern w:val="0"/>
          <w:szCs w:val="21"/>
          <w:lang w:eastAsia="ko-KR"/>
        </w:rPr>
        <w:t>’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라고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‘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</w:t>
      </w:r>
      <w:r w:rsidRPr="00FE3666">
        <w:rPr>
          <w:rFonts w:ascii="微软雅黑 Light" w:eastAsia="微软雅黑 Light" w:hAnsi="微软雅黑 Light" w:cs="微软雅黑 Light" w:hint="eastAsia"/>
          <w:color w:val="333333"/>
          <w:kern w:val="0"/>
          <w:szCs w:val="21"/>
          <w:lang w:eastAsia="ko-KR"/>
        </w:rPr>
        <w:t>’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참조는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의미합니다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Ethereum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Ethereum Classic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허용하는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블록체인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의미합니다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단지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아이템에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일반적인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토큰으로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취급된다는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인정합니다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4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약관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약관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게시된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문서는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간의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계약을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구성합니다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아이템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lastRenderedPageBreak/>
        <w:t>로그인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검색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계약을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준수하며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후에는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취소할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5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a)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본인은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(1) 18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거주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법률에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적용되는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성인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연령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높은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연령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이상이며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웹사이트의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약관에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자격이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적합한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대상이다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(2)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정상적인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능력을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보유하고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자신의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행동에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책임지고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약관에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능력을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보유하고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(3)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웹사이트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거부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당하거나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중단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조치를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받은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적이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b)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법인을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대표하여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(1)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소재지의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법률에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의거하여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합법적으로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설립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운영된다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(2)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본인은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공식적으로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받아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법인을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대신하여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업무를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진행할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자격이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적합한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대상이다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6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수시로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확장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업데이트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개선될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명시합니다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법률에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단독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절대적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재량으로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언제든지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고지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약관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규칙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약관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일부를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수정하거나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제거할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조항의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변경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사항은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게시되며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소급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적용되지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올바른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조항과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변경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사항을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알기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권장합니다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앞으로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언급한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변경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사항으로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피해에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대해서는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일체의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로그인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검색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이용을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권장하지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7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회원가입을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완료된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적용됩니다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항목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lastRenderedPageBreak/>
        <w:t>8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적용되는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규칙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(‘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규칙</w:t>
      </w:r>
      <w:r w:rsidRPr="00FE3666">
        <w:rPr>
          <w:rFonts w:ascii="微软雅黑 Light" w:eastAsia="微软雅黑 Light" w:hAnsi="微软雅黑 Light" w:cs="微软雅黑 Light" w:hint="eastAsia"/>
          <w:color w:val="333333"/>
          <w:kern w:val="0"/>
          <w:szCs w:val="21"/>
          <w:lang w:eastAsia="ko-KR"/>
        </w:rPr>
        <w:t>’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),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옵션에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출입금하는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주소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(‘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주소</w:t>
      </w:r>
      <w:r w:rsidRPr="00FE3666">
        <w:rPr>
          <w:rFonts w:ascii="微软雅黑 Light" w:eastAsia="微软雅黑 Light" w:hAnsi="微软雅黑 Light" w:cs="微软雅黑 Light" w:hint="eastAsia"/>
          <w:color w:val="333333"/>
          <w:kern w:val="0"/>
          <w:szCs w:val="21"/>
          <w:lang w:eastAsia="ko-KR"/>
        </w:rPr>
        <w:t>’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게시합니다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규칙을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준수해야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9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게시된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(‘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점수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기간</w:t>
      </w:r>
      <w:r w:rsidRPr="00FE3666">
        <w:rPr>
          <w:rFonts w:ascii="微软雅黑 Light" w:eastAsia="微软雅黑 Light" w:hAnsi="微软雅黑 Light" w:cs="微软雅黑 Light" w:hint="eastAsia"/>
          <w:color w:val="333333"/>
          <w:kern w:val="0"/>
          <w:szCs w:val="21"/>
          <w:lang w:eastAsia="ko-KR"/>
        </w:rPr>
        <w:t>’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유형을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주소로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지정되지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유형의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배팅해서는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어떤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배팅해서는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10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규칙은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조건이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충족된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허용하지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명시할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유효기간을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종료할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기간이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만료되거나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미리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종료된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추가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무효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스스로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부담하여야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11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수락한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내기를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철회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취소할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12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언제든지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취소할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가지며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상황에서는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공지가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게시되면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취소됩니다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원래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회폐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주소로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자동으로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입금됩니다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13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규칙에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출처에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표시된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성공적인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판단하는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유일한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기준이어야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어떠한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이의도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제기해서는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안됩니다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성공적인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못할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성공적으로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사용자에게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지급한다는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점에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lastRenderedPageBreak/>
        <w:t>14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임시로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저장한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반품이나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이자를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지급할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약속하지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스마트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계약을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기반으로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지불해야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요금을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공제한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성공적인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수익은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성공적인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원래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회폐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주소로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보내져야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회원제도에서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지불해야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요금을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공제한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성공적인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수익은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성공적인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회원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계정으로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입금되어야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범죄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영향을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조작의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혐의가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수익을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무시할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권리가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15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최소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최대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배팅금액은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수락한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금액에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달라집니다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16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실패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이유로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초과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수익을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받는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초과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금액에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완전히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변상하는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17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법률에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요청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처리를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차단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지연할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보유합니다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18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예측주소로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암호화폐를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송금하여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통신이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끊기거나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지연으로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배팅여부를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즉시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배팅이서버에서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올바르게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수신되었음을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유효한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간주되고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받아들여집니다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통신이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연결되고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결정되면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배팅의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성공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여부를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알려드립니다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오류로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서버에서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제대로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이루어지지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유효한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간주되지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실패한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베팅은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계정으로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반환됩니다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19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성공적인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적용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법률에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얻은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수익으로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발생하는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세금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져야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lastRenderedPageBreak/>
        <w:t>사이트가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거래에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세금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선언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면제하거나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거래로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납부해야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세금을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결정할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추정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20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참여할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회원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계정에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예치된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위험을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책임져야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21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받을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위험이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하드웨어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소프트웨어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인터넷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연결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실패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악성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소프트웨어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저장된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무단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액세스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위험을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포함하되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국한되지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않는다는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점을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인정합니다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발생할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어떠한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장애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중단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왜곡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대해서도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않는다는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점을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인정하고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22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네트워크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프로토콜에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알려지지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취약성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예상치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못한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변경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사항을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네트워크를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발생할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위험이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인정합니다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암호화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네트워크를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제어할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위험으로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발생하는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어떠한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위험도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않는다는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인정하고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23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거래나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통신은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자에게만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국한되어야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거래로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발생하는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콘텐츠를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상호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작용하여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발생하는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위험에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져야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점을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알고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24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계열사의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파산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예기치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못한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문제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규제자의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요구사항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변경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공격받음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lastRenderedPageBreak/>
        <w:t>사용자에게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손해나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초래할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인식하고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예기치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못한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문제로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발생하는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비용은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스스로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부담해야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25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사용자에게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분석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결정을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간주되지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수익을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받고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위험을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부담합니다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34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중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제시한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국민이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게시한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약관에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법률의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등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이용약관에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수용하고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인정하여야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한계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26.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정확성을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확인하기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노력하지만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내용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관련된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기능을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명시적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암시적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보증을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연결된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27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쿠키를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배치하거나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분석하거나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사용자에게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광고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쿠키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통제될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어떠한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조치에도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28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이용으로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아래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항목을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포함하나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국한되지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(1)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부적절하게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구성된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거래나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주소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오류에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잘못된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(2)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고장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(3)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허가를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받지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행위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바이러스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피싱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강제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협박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등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수단을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포함하나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국한되지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lastRenderedPageBreak/>
        <w:t>29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서버에서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바이러스나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오류가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내용이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정확하거나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중단되지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결함이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수정된다는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보증을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자료에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의존하여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수행된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어떠한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유형의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30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누락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중단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삭제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작동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회선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장애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도난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무단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액세스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변경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직접적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간접적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않는다는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점에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문제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인터넷이나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트래픽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와이파이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블루투스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컴퓨터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시스템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공급자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컴퓨터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장비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소프트웨어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이메일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등의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문제나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기술적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오작동에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관련된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시스템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버그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바이러스가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하드웨어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소프트웨어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손상될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대해서도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31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직원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대표자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대리인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계열사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배상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청구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요구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소송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비용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비용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합리적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비용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국한되지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면제하는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a)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이용하거나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관련된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수행하는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b)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계약의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조항을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위반하는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c)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주체의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침해하는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32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로그인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검색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때마다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수신하고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수집할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절차를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이행하기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공개될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앞에서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설명한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방법에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수집된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기밀성을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유지할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lastRenderedPageBreak/>
        <w:t>33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정확성과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완전성을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보장해야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디지털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화폐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출입금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등의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오류에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들어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잘못된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암호를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입력하거나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잘못된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34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수행한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작업에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규정을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준수해야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위험과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스스로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부담해야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한다는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이해하고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어떠한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않음에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동의해야합니다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자세한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면책내용은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아래와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같습니다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a)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예측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수행하는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과정에서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돈세탁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방지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대테러리스트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요건을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위반하는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행동에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b)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신중한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검토를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거쳐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미국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이라크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중국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대륙의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수용하지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않기로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종류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35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액세스하고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즉시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중단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종료하고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계정과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문서를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삭제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비활성화할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보유합니다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통지하지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권리가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어떠한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36、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방문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사용함에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있어서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소재국의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거래에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적용되는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관할권을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침해할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행위에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참여하지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않는데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져야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전술한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내용을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위반하지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다음과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같은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행위를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a)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불법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도박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돈세탁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테러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행위를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포함하되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국한되지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불법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활동에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lastRenderedPageBreak/>
        <w:t>행위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b)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로봇이나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자동화된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인터페이스를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방문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추출하는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행위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c)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지갑을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무단으로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사용하려고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시도하는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행위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d)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잘못되거나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부정확하거나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오도된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행위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e)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이용약관에서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금지된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활동에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참여하도록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장려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유도하는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행위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f)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바이러스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트로이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목마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로직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폭탄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물질을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투입하는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행위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37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이미지에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손상을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포함하되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국한되지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손상을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야기한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조치를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위반한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손해배상을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청구할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이러한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신속하게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조치를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포기하는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간주되지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재산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38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텍스트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상표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차트를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게시된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콘텐츠의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속성은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공급업체에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속하며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재산과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소유권을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보존하는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법률에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보호됩니다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콘텐츠에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저작권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소유권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고지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제한을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준수하고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변경을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않는다는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경쟁서비스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구축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파생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작업을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수행하거나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컨텐츠의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판매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이용에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참여하지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二.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기타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39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이용약관이나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간의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공동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벤처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파트너십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고용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대리인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관계가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존재하지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인정합니다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효과적인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절차에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이용약관을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수행합니다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만약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lastRenderedPageBreak/>
        <w:t>전체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이용약관의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어떤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부분이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지배법에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유효하지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집행할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결정된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무효하거나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집행할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없는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조항은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원래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조항의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목적과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가장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밀접하게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일치하는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유효하고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가능한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조항으로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대체될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40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이용약관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위반으로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발생하는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손실을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책임져야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즉시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청구를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어떤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권리의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포기로도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간주되지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41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사용함으로서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발생한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분쟁은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발생한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시간부터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청구나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분쟁에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조치를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취해야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42</w:t>
      </w:r>
      <w:r w:rsidRPr="00FE3666">
        <w:rPr>
          <w:rFonts w:ascii="Microsoft YaHei Light" w:eastAsia="Microsoft YaHei Light" w:hAnsi="Microsoft YaHei Light" w:cs="Segoe UI" w:hint="eastAsia"/>
          <w:color w:val="333333"/>
          <w:kern w:val="0"/>
          <w:szCs w:val="21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궁금한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점이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있으면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【support@coingame.com】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에게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문의하십시오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rPr>
          <w:rFonts w:ascii="Microsoft YaHei Light" w:eastAsia="Microsoft YaHei Light" w:hAnsi="Microsoft YaHei Light"/>
          <w:lang w:eastAsia="ko-KR"/>
        </w:rPr>
      </w:pPr>
    </w:p>
    <w:p w:rsidR="00BE4C27" w:rsidRPr="00FE3666" w:rsidRDefault="00BE4C27" w:rsidP="00BE4C27">
      <w:pPr>
        <w:pStyle w:val="1"/>
        <w:rPr>
          <w:rFonts w:ascii="Microsoft YaHei Light" w:eastAsia="Microsoft YaHei Light" w:hAnsi="Microsoft YaHei Light"/>
          <w:lang w:eastAsia="ko-KR"/>
        </w:rPr>
      </w:pPr>
      <w:r w:rsidRPr="00FE3666">
        <w:rPr>
          <w:rFonts w:ascii="Microsoft YaHei Light" w:eastAsia="Microsoft YaHei Light" w:hAnsi="Microsoft YaHei Light" w:hint="eastAsia"/>
          <w:lang w:eastAsia="ko-KR"/>
        </w:rPr>
        <w:t>隐私声明</w:t>
      </w:r>
    </w:p>
    <w:p w:rsidR="00BE4C27" w:rsidRPr="00FE3666" w:rsidRDefault="00BE4C27" w:rsidP="00BE4C27">
      <w:pPr>
        <w:pStyle w:val="a6"/>
        <w:rPr>
          <w:lang w:eastAsia="ko-KR"/>
        </w:rPr>
      </w:pPr>
      <w:r w:rsidRPr="00FE3666">
        <w:rPr>
          <w:rFonts w:ascii="Malgun Gothic" w:eastAsia="Malgun Gothic" w:hAnsi="Malgun Gothic" w:cs="Malgun Gothic" w:hint="eastAsia"/>
          <w:lang w:eastAsia="ko-KR"/>
        </w:rPr>
        <w:t>보안약관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1.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보안약관은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개인정보를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처리하는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방법을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제시하고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자세히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읽어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주시기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바랍니다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로그인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검색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약관의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정책과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규칙을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수락하는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간주됩니다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2.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주소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생년월일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상세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수집하려는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신분을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인식할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의미합니다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규칙과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보안약관에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맞는지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있도록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조치를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lastRenderedPageBreak/>
        <w:t>취할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보안약관은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소통할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수집한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적용됩니다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3.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저희는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기제한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연락처로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연락하여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이벤트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프로젝트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계획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업데으트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지원하는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특별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소개하고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변동이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공유해드릴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권한이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4.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보안약관의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정책과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규칙을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동의함은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저희가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보안약관에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권리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침해로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간주하지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간주됩니다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5.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보호하기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인력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물리적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절차를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수행할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규정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법적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절차에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공개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6.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수집된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포함하되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국한되지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목적으로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a)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사용자에게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b)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신분확인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백업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모니터링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방지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등에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c)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마케팅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캠페인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상거래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광고에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대한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통지를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d)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신뢰성을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확인하거나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있도록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3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방의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신용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서비스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허가할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있음을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인정하며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 e) )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필요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관련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동력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기관에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보고합니다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7.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인터넷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기반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통신은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완전히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안전하지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않으며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인터넷을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동안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보호하기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가능한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예방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조치를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취하는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좋습니다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lastRenderedPageBreak/>
        <w:t xml:space="preserve">8.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언제든지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이름과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암호를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로그인하고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계정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페이지를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검색할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업데이트할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9.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쿠키는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웹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분석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목적으로만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데이터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패킷입니다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사이트에서는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쿠키를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방문자를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인식하고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로그인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프로세스를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지원합니다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동의할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다음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번에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나은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사용자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환경을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제공하기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위해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특정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내용이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전송됩니다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10.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보안약관은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언제든지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변경될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있으며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정기적으로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검색하여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변경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사항을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확인하는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좋습니다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11.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요청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또는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의견이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사이트에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게시된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연락처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정보를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통해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저희에게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연락하십시오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이것이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의사소통을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유일한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효과적인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방법이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될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333333"/>
          <w:kern w:val="0"/>
          <w:szCs w:val="21"/>
          <w:lang w:eastAsia="ko-KR"/>
        </w:rPr>
        <w:t>것입니다</w:t>
      </w:r>
      <w:r w:rsidRPr="00FE3666">
        <w:rPr>
          <w:rFonts w:ascii="Microsoft YaHei Light" w:eastAsia="Microsoft YaHei Light" w:hAnsi="Microsoft YaHei Light" w:cs="Segoe UI"/>
          <w:color w:val="33333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rPr>
          <w:rFonts w:ascii="Microsoft YaHei Light" w:eastAsia="Microsoft YaHei Light" w:hAnsi="Microsoft YaHei Light"/>
          <w:lang w:eastAsia="ko-KR"/>
        </w:rPr>
      </w:pPr>
    </w:p>
    <w:p w:rsidR="00BE4C27" w:rsidRPr="00FE3666" w:rsidRDefault="00BE4C27" w:rsidP="00BE4C27">
      <w:pPr>
        <w:pStyle w:val="1"/>
        <w:rPr>
          <w:rFonts w:ascii="Microsoft YaHei Light" w:eastAsia="Microsoft YaHei Light" w:hAnsi="Microsoft YaHei Light"/>
          <w:lang w:eastAsia="ko-KR"/>
        </w:rPr>
      </w:pPr>
      <w:r w:rsidRPr="00FE3666">
        <w:rPr>
          <w:rFonts w:ascii="Microsoft YaHei Light" w:eastAsia="Microsoft YaHei Light" w:hAnsi="Microsoft YaHei Light" w:hint="eastAsia"/>
          <w:lang w:eastAsia="ko-KR"/>
        </w:rPr>
        <w:t>币种声明</w:t>
      </w:r>
    </w:p>
    <w:p w:rsidR="00BE4C27" w:rsidRPr="00FE3666" w:rsidRDefault="00BE4C27" w:rsidP="00BE4C27">
      <w:pPr>
        <w:pStyle w:val="a6"/>
        <w:rPr>
          <w:rFonts w:ascii="Microsoft YaHei Light" w:eastAsia="Microsoft YaHei Light" w:hAnsi="Microsoft YaHei Light"/>
          <w:lang w:eastAsia="ko-KR"/>
        </w:rPr>
      </w:pPr>
      <w:r w:rsidRPr="00FE3666">
        <w:rPr>
          <w:rFonts w:ascii="Malgun Gothic" w:eastAsia="Malgun Gothic" w:hAnsi="Malgun Gothic" w:cs="Malgun Gothic" w:hint="eastAsia"/>
          <w:lang w:eastAsia="ko-KR"/>
        </w:rPr>
        <w:t>중요</w:t>
      </w:r>
      <w:r w:rsidRPr="00FE3666">
        <w:rPr>
          <w:rFonts w:ascii="Microsoft YaHei Light" w:eastAsia="Microsoft YaHei Light" w:hAnsi="Microsoft YaHei Light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lang w:eastAsia="ko-KR"/>
        </w:rPr>
        <w:t>면책조항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proofErr w:type="spellStart"/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Coingame</w:t>
      </w:r>
      <w:proofErr w:type="spellEnd"/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많은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사용자들에게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스포츠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이벤트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등과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관련된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게임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방식을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포함하지만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국한되지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않는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엔터테인먼트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콘텐츠를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제공한다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또한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모든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주요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포함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)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어떠한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직접적인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수익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관계가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없으며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proofErr w:type="spellStart"/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Coingame</w:t>
      </w:r>
      <w:proofErr w:type="spellEnd"/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메인넷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안전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문제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가격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변동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프로젝트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변경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등을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포함하지만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이에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국한되지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않는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측에서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자체적으로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발생한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어떠한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문제와도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관련이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없다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몇몇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입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출금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서비스만을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제공하며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lastRenderedPageBreak/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측에서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아래와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같은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정황이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발생할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proofErr w:type="spellStart"/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Coingame</w:t>
      </w:r>
      <w:proofErr w:type="spellEnd"/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바로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상장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폐지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조치를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취한다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사용자들은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명확하게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리스크를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평가하길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바라며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문제가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있을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언제든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제보가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가능하다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一.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프로젝트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팀원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문제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1.1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프로젝트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팀원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제품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비즈니스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모델에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중대한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변화가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생길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proofErr w:type="spellStart"/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Coingame</w:t>
      </w:r>
      <w:proofErr w:type="spellEnd"/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플랫폼에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통지하여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다시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심사를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진행할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필요가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있으며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통지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없이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자체적으로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변경할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플랫폼은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해당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상장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폐지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조치를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취한다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1.2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프로젝트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팀원의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도덕적인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행위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사기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여부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예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창립자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공동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창립자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고문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등의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개인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정보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위조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시장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조작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개입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혐의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개인적으로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중대한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법률문제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법률문제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등을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보유한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1.3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프로젝트가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국가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지역의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사법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기관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감독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기관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등에서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위법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행위를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통보받은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.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二</w:t>
      </w:r>
      <w:r w:rsidRPr="00FE3666">
        <w:rPr>
          <w:rFonts w:ascii="Microsoft YaHei Light" w:eastAsia="Microsoft YaHei Light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.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기술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개발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메인넷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스마트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컨트랙트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문제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2.1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메인넷에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안전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문제가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있을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2.2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스마트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컨트랙트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코드에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안전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문제가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있을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2.3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51%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공격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문제가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발생하거나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존재할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2.4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백서에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계획된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로드맵에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개발을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진행하지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않으며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개발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진행이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연기되어도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홈페이지에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어떠한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공지도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없을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2.5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퍼블릭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체인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/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프로토콜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프로젝트의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소스코드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(GitHub)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오랫동안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업데이트되지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않고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애플리케이션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버전이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장기적으로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업데이트되지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三</w:t>
      </w:r>
      <w:r w:rsidRPr="00FE3666">
        <w:rPr>
          <w:rFonts w:ascii="Microsoft YaHei Light" w:eastAsia="Microsoft YaHei Light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커뮤니티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구축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운영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문제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3.1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중대한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정보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편차로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투자자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거래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플랫폼을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기만한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lastRenderedPageBreak/>
        <w:t xml:space="preserve">3.2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홈페이지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방문이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불가하거나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정보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혼란이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발생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장기간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SNS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커뮤니티를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관리하지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3.3 SNS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홈페이지에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달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동안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어떠한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업데이트도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발표되지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않은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(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예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: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개발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업데이트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버전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업데이트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팀원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동향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등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)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3.4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측에서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구매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유도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,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가격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조작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커뮤니티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이익에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엄중한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손해를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끼치는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홍보를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진행한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3.5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측에서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발생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가능한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가격에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심각한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영향을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미칠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있는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중대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사항을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고의적으로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은폐했을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3.6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팀원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재단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주소가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홈페이지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SNS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표시되지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않았거나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락업된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토큰이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락업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메커니즘에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진행되지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않고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사용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정황을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발표하지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않거나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토큰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트랜잭션이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발생한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jc w:val="left"/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>四</w:t>
      </w:r>
      <w:r w:rsidRPr="00FE3666">
        <w:rPr>
          <w:rFonts w:ascii="Microsoft YaHei Light" w:eastAsia="Microsoft YaHei Light" w:hAnsi="Microsoft YaHei Light" w:cs="Segoe UI" w:hint="eastAsia"/>
          <w:b/>
          <w:bCs/>
          <w:color w:val="333333"/>
          <w:kern w:val="0"/>
          <w:sz w:val="24"/>
          <w:szCs w:val="24"/>
          <w:lang w:eastAsia="ko-KR"/>
        </w:rPr>
        <w:t>.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b/>
          <w:bCs/>
          <w:color w:val="33333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b/>
          <w:bCs/>
          <w:color w:val="333333"/>
          <w:kern w:val="0"/>
          <w:sz w:val="24"/>
          <w:szCs w:val="24"/>
          <w:lang w:eastAsia="ko-KR"/>
        </w:rPr>
        <w:t>문제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4.1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커뮤니티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질의에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답변이나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반응이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없을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4.2 </w:t>
      </w:r>
      <w:proofErr w:type="spellStart"/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>Coingame</w:t>
      </w:r>
      <w:proofErr w:type="spellEnd"/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규정에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따라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진행되는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점검에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협조하지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않을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4.3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기타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도덕적인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혹은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위조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및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위법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행위가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발생할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4.4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동시에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여러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암호화폐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프로젝트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운영에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참여하거나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블록체인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산업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생태계의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건강한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발전에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영향을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미칠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Cs w:val="21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Cs w:val="21"/>
          <w:lang w:eastAsia="ko-KR"/>
        </w:rPr>
        <w:t>경우</w:t>
      </w:r>
    </w:p>
    <w:p w:rsidR="00BE4C27" w:rsidRPr="00FE3666" w:rsidRDefault="00BE4C27" w:rsidP="00BE4C27">
      <w:pPr>
        <w:widowControl/>
        <w:shd w:val="clear" w:color="auto" w:fill="FFFFFF"/>
        <w:ind w:leftChars="100" w:left="210"/>
        <w:jc w:val="left"/>
        <w:rPr>
          <w:rFonts w:ascii="Microsoft YaHei Light" w:eastAsia="Microsoft YaHei Light" w:hAnsi="Microsoft YaHei Light" w:cs="Segoe UI"/>
          <w:color w:val="656973"/>
          <w:kern w:val="0"/>
          <w:sz w:val="24"/>
          <w:szCs w:val="24"/>
          <w:lang w:eastAsia="ko-KR"/>
        </w:rPr>
      </w:pPr>
    </w:p>
    <w:p w:rsidR="00BE4C27" w:rsidRPr="00FE3666" w:rsidRDefault="00BE4C27" w:rsidP="00BE4C27">
      <w:pPr>
        <w:widowControl/>
        <w:shd w:val="clear" w:color="auto" w:fill="FFFFFF"/>
        <w:jc w:val="right"/>
        <w:rPr>
          <w:rFonts w:ascii="Microsoft YaHei Light" w:eastAsia="Microsoft YaHei Light" w:hAnsi="Microsoft YaHei Light" w:cs="Segoe UI"/>
          <w:color w:val="656973"/>
          <w:kern w:val="0"/>
          <w:sz w:val="24"/>
          <w:szCs w:val="24"/>
          <w:lang w:eastAsia="ko-KR"/>
        </w:rPr>
      </w:pPr>
      <w:proofErr w:type="spellStart"/>
      <w:r w:rsidRPr="00FE3666">
        <w:rPr>
          <w:rFonts w:ascii="Microsoft YaHei Light" w:eastAsia="Microsoft YaHei Light" w:hAnsi="Microsoft YaHei Light" w:cs="Segoe UI"/>
          <w:color w:val="656973"/>
          <w:kern w:val="0"/>
          <w:sz w:val="24"/>
          <w:szCs w:val="24"/>
          <w:lang w:eastAsia="ko-KR"/>
        </w:rPr>
        <w:t>Coingame</w:t>
      </w:r>
      <w:proofErr w:type="spellEnd"/>
      <w:r w:rsidRPr="00FE3666">
        <w:rPr>
          <w:rFonts w:ascii="Microsoft YaHei Light" w:eastAsia="Microsoft YaHei Light" w:hAnsi="Microsoft YaHei Light" w:cs="Segoe UI"/>
          <w:color w:val="65697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 w:val="24"/>
          <w:szCs w:val="24"/>
          <w:lang w:eastAsia="ko-KR"/>
        </w:rPr>
        <w:t>플랫폼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 w:val="24"/>
          <w:szCs w:val="24"/>
          <w:lang w:eastAsia="ko-KR"/>
        </w:rPr>
        <w:t xml:space="preserve"> 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 w:val="24"/>
          <w:szCs w:val="24"/>
          <w:lang w:eastAsia="ko-KR"/>
        </w:rPr>
        <w:t>운영진</w:t>
      </w:r>
    </w:p>
    <w:p w:rsidR="00BE4C27" w:rsidRPr="00DB6FCA" w:rsidRDefault="00BE4C27" w:rsidP="00BE4C27">
      <w:pPr>
        <w:widowControl/>
        <w:shd w:val="clear" w:color="auto" w:fill="FFFFFF"/>
        <w:jc w:val="right"/>
        <w:rPr>
          <w:rFonts w:ascii="Microsoft YaHei Light" w:eastAsia="Microsoft YaHei Light" w:hAnsi="Microsoft YaHei Light" w:cs="Segoe UI"/>
          <w:color w:val="656973"/>
          <w:kern w:val="0"/>
          <w:sz w:val="24"/>
          <w:szCs w:val="24"/>
          <w:lang w:eastAsia="ko-KR"/>
        </w:rPr>
      </w:pPr>
      <w:r w:rsidRPr="00FE3666">
        <w:rPr>
          <w:rFonts w:ascii="Microsoft YaHei Light" w:eastAsia="Microsoft YaHei Light" w:hAnsi="Microsoft YaHei Light" w:cs="Segoe UI"/>
          <w:color w:val="656973"/>
          <w:kern w:val="0"/>
          <w:sz w:val="24"/>
          <w:szCs w:val="24"/>
          <w:lang w:eastAsia="ko-KR"/>
        </w:rPr>
        <w:t>2019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 w:val="24"/>
          <w:szCs w:val="24"/>
          <w:lang w:eastAsia="ko-KR"/>
        </w:rPr>
        <w:t>년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 w:val="24"/>
          <w:szCs w:val="24"/>
          <w:lang w:eastAsia="ko-KR"/>
        </w:rPr>
        <w:t xml:space="preserve"> 7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 w:val="24"/>
          <w:szCs w:val="24"/>
          <w:lang w:eastAsia="ko-KR"/>
        </w:rPr>
        <w:t>월</w:t>
      </w:r>
      <w:r w:rsidRPr="00FE3666">
        <w:rPr>
          <w:rFonts w:ascii="Microsoft YaHei Light" w:eastAsia="Microsoft YaHei Light" w:hAnsi="Microsoft YaHei Light" w:cs="Segoe UI"/>
          <w:color w:val="656973"/>
          <w:kern w:val="0"/>
          <w:sz w:val="24"/>
          <w:szCs w:val="24"/>
          <w:lang w:eastAsia="ko-KR"/>
        </w:rPr>
        <w:t xml:space="preserve"> 1</w:t>
      </w:r>
      <w:r w:rsidRPr="00FE3666">
        <w:rPr>
          <w:rFonts w:ascii="Malgun Gothic" w:eastAsia="Malgun Gothic" w:hAnsi="Malgun Gothic" w:cs="Malgun Gothic" w:hint="eastAsia"/>
          <w:color w:val="656973"/>
          <w:kern w:val="0"/>
          <w:sz w:val="24"/>
          <w:szCs w:val="24"/>
          <w:lang w:eastAsia="ko-KR"/>
        </w:rPr>
        <w:t>일</w:t>
      </w:r>
    </w:p>
    <w:sectPr w:rsidR="00BE4C27" w:rsidRPr="00DB6F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776A" w:rsidRDefault="002E776A" w:rsidP="00A772E2">
      <w:r>
        <w:separator/>
      </w:r>
    </w:p>
  </w:endnote>
  <w:endnote w:type="continuationSeparator" w:id="0">
    <w:p w:rsidR="002E776A" w:rsidRDefault="002E776A" w:rsidP="00A772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Che">
    <w:altName w:val="바탕체"/>
    <w:charset w:val="81"/>
    <w:family w:val="modern"/>
    <w:pitch w:val="fixed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altName w:val="Microsoft YaHei Light"/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776A" w:rsidRDefault="002E776A" w:rsidP="00A772E2">
      <w:r>
        <w:separator/>
      </w:r>
    </w:p>
  </w:footnote>
  <w:footnote w:type="continuationSeparator" w:id="0">
    <w:p w:rsidR="002E776A" w:rsidRDefault="002E776A" w:rsidP="00A772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E28D9"/>
    <w:multiLevelType w:val="hybridMultilevel"/>
    <w:tmpl w:val="3756487A"/>
    <w:lvl w:ilvl="0" w:tplc="BD5C1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BF09B4"/>
    <w:multiLevelType w:val="hybridMultilevel"/>
    <w:tmpl w:val="4CB6701A"/>
    <w:lvl w:ilvl="0" w:tplc="317CD14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0B666F"/>
    <w:multiLevelType w:val="hybridMultilevel"/>
    <w:tmpl w:val="00CE4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3656D2D"/>
    <w:multiLevelType w:val="multilevel"/>
    <w:tmpl w:val="2878C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AF6401"/>
    <w:multiLevelType w:val="multilevel"/>
    <w:tmpl w:val="96A00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014CF5"/>
    <w:multiLevelType w:val="hybridMultilevel"/>
    <w:tmpl w:val="79EE1FEE"/>
    <w:lvl w:ilvl="0" w:tplc="36EA0F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4D3B50"/>
    <w:multiLevelType w:val="hybridMultilevel"/>
    <w:tmpl w:val="851A9594"/>
    <w:lvl w:ilvl="0" w:tplc="CD18C470">
      <w:start w:val="1"/>
      <w:numFmt w:val="decimal"/>
      <w:lvlText w:val="%1."/>
      <w:lvlJc w:val="left"/>
      <w:pPr>
        <w:ind w:left="720" w:hanging="360"/>
      </w:pPr>
      <w:rPr>
        <w:rFonts w:eastAsia="Malgun Gothic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50D52F1"/>
    <w:multiLevelType w:val="hybridMultilevel"/>
    <w:tmpl w:val="063ECEE8"/>
    <w:lvl w:ilvl="0" w:tplc="4BA21848">
      <w:start w:val="2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8" w15:restartNumberingAfterBreak="0">
    <w:nsid w:val="1724663B"/>
    <w:multiLevelType w:val="hybridMultilevel"/>
    <w:tmpl w:val="D89EA9AC"/>
    <w:lvl w:ilvl="0" w:tplc="FF982514">
      <w:start w:val="1"/>
      <w:numFmt w:val="upperLetter"/>
      <w:lvlText w:val="%1."/>
      <w:lvlJc w:val="left"/>
      <w:pPr>
        <w:ind w:left="570" w:hanging="360"/>
      </w:pPr>
      <w:rPr>
        <w:rFonts w:ascii="Malgun Gothic" w:eastAsia="Malgun Gothic" w:hAnsi="Malgun Gothic" w:cs="Malgun Gothic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17722277"/>
    <w:multiLevelType w:val="hybridMultilevel"/>
    <w:tmpl w:val="5346F7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78D3F3E"/>
    <w:multiLevelType w:val="hybridMultilevel"/>
    <w:tmpl w:val="D4FC57B2"/>
    <w:lvl w:ilvl="0" w:tplc="83D64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8A7005C"/>
    <w:multiLevelType w:val="multilevel"/>
    <w:tmpl w:val="CED8B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A05E7A"/>
    <w:multiLevelType w:val="hybridMultilevel"/>
    <w:tmpl w:val="C8D426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F88498E"/>
    <w:multiLevelType w:val="hybridMultilevel"/>
    <w:tmpl w:val="E4B6B9D4"/>
    <w:lvl w:ilvl="0" w:tplc="C6927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3A0A6B"/>
    <w:multiLevelType w:val="hybridMultilevel"/>
    <w:tmpl w:val="A3DCDA7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904320C"/>
    <w:multiLevelType w:val="hybridMultilevel"/>
    <w:tmpl w:val="E2D803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DD630F0"/>
    <w:multiLevelType w:val="multilevel"/>
    <w:tmpl w:val="568CA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854229"/>
    <w:multiLevelType w:val="hybridMultilevel"/>
    <w:tmpl w:val="C9BCA5BA"/>
    <w:lvl w:ilvl="0" w:tplc="F40274D6">
      <w:start w:val="4"/>
      <w:numFmt w:val="decimal"/>
      <w:lvlText w:val="%1"/>
      <w:lvlJc w:val="left"/>
      <w:pPr>
        <w:ind w:left="360" w:hanging="360"/>
      </w:pPr>
      <w:rPr>
        <w:rFonts w:eastAsia="Malgun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048705B"/>
    <w:multiLevelType w:val="hybridMultilevel"/>
    <w:tmpl w:val="3C864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34064AE"/>
    <w:multiLevelType w:val="hybridMultilevel"/>
    <w:tmpl w:val="4B743A6C"/>
    <w:lvl w:ilvl="0" w:tplc="6F8A83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72E2D30"/>
    <w:multiLevelType w:val="hybridMultilevel"/>
    <w:tmpl w:val="9DD69F82"/>
    <w:lvl w:ilvl="0" w:tplc="81761C5E">
      <w:start w:val="2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1" w15:restartNumberingAfterBreak="0">
    <w:nsid w:val="37516A7F"/>
    <w:multiLevelType w:val="hybridMultilevel"/>
    <w:tmpl w:val="896EA2EE"/>
    <w:lvl w:ilvl="0" w:tplc="CE24E3EC">
      <w:start w:val="1"/>
      <w:numFmt w:val="decimal"/>
      <w:lvlText w:val="%1."/>
      <w:lvlJc w:val="left"/>
      <w:pPr>
        <w:ind w:left="780" w:hanging="360"/>
      </w:pPr>
      <w:rPr>
        <w:rFonts w:ascii="Malgun Gothic" w:eastAsia="Malgun Gothic" w:hAnsi="Malgun Gothic" w:cs="Malgun Gothic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A080866"/>
    <w:multiLevelType w:val="multilevel"/>
    <w:tmpl w:val="E6502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53B3C"/>
    <w:multiLevelType w:val="hybridMultilevel"/>
    <w:tmpl w:val="7398E8A6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47426409"/>
    <w:multiLevelType w:val="hybridMultilevel"/>
    <w:tmpl w:val="D6A4F4E6"/>
    <w:lvl w:ilvl="0" w:tplc="657228B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5" w15:restartNumberingAfterBreak="0">
    <w:nsid w:val="4A544CAF"/>
    <w:multiLevelType w:val="hybridMultilevel"/>
    <w:tmpl w:val="A190B00C"/>
    <w:lvl w:ilvl="0" w:tplc="5950C510">
      <w:start w:val="1"/>
      <w:numFmt w:val="decimal"/>
      <w:lvlText w:val="%1、"/>
      <w:lvlJc w:val="left"/>
      <w:pPr>
        <w:ind w:left="360" w:hanging="360"/>
      </w:pPr>
      <w:rPr>
        <w:rFonts w:ascii="Microsoft YaHei Light" w:eastAsia="Microsoft YaHei Light" w:hAnsi="Microsoft YaHei Light" w:cs="Segoe U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ACA7D62"/>
    <w:multiLevelType w:val="multilevel"/>
    <w:tmpl w:val="B68A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C1058D7"/>
    <w:multiLevelType w:val="hybridMultilevel"/>
    <w:tmpl w:val="EB1AC6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CFE033C"/>
    <w:multiLevelType w:val="hybridMultilevel"/>
    <w:tmpl w:val="61A678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5AD1741"/>
    <w:multiLevelType w:val="hybridMultilevel"/>
    <w:tmpl w:val="8E56FA0C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55E20545"/>
    <w:multiLevelType w:val="hybridMultilevel"/>
    <w:tmpl w:val="B292270C"/>
    <w:lvl w:ilvl="0" w:tplc="DC58C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5F3061C"/>
    <w:multiLevelType w:val="hybridMultilevel"/>
    <w:tmpl w:val="868E815A"/>
    <w:lvl w:ilvl="0" w:tplc="8166BDDE">
      <w:start w:val="1"/>
      <w:numFmt w:val="decimal"/>
      <w:lvlText w:val="%1、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71040FD"/>
    <w:multiLevelType w:val="hybridMultilevel"/>
    <w:tmpl w:val="A1A26ACC"/>
    <w:lvl w:ilvl="0" w:tplc="DD28C74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BE22FFE"/>
    <w:multiLevelType w:val="hybridMultilevel"/>
    <w:tmpl w:val="B712CE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EA9362C"/>
    <w:multiLevelType w:val="hybridMultilevel"/>
    <w:tmpl w:val="D396D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2D967E5"/>
    <w:multiLevelType w:val="hybridMultilevel"/>
    <w:tmpl w:val="BE08D236"/>
    <w:lvl w:ilvl="0" w:tplc="16981B62">
      <w:start w:val="1"/>
      <w:numFmt w:val="upperLetter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6" w15:restartNumberingAfterBreak="0">
    <w:nsid w:val="6437658C"/>
    <w:multiLevelType w:val="hybridMultilevel"/>
    <w:tmpl w:val="DCAC6F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51213C0"/>
    <w:multiLevelType w:val="hybridMultilevel"/>
    <w:tmpl w:val="BF026676"/>
    <w:lvl w:ilvl="0" w:tplc="CF545A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6CB2D64"/>
    <w:multiLevelType w:val="hybridMultilevel"/>
    <w:tmpl w:val="29BC7378"/>
    <w:lvl w:ilvl="0" w:tplc="04090009">
      <w:start w:val="1"/>
      <w:numFmt w:val="bullet"/>
      <w:lvlText w:val="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9" w15:restartNumberingAfterBreak="0">
    <w:nsid w:val="7FD27C89"/>
    <w:multiLevelType w:val="multilevel"/>
    <w:tmpl w:val="CC601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2"/>
  </w:num>
  <w:num w:numId="3">
    <w:abstractNumId w:val="16"/>
  </w:num>
  <w:num w:numId="4">
    <w:abstractNumId w:val="11"/>
  </w:num>
  <w:num w:numId="5">
    <w:abstractNumId w:val="39"/>
  </w:num>
  <w:num w:numId="6">
    <w:abstractNumId w:val="26"/>
  </w:num>
  <w:num w:numId="7">
    <w:abstractNumId w:val="3"/>
  </w:num>
  <w:num w:numId="8">
    <w:abstractNumId w:val="4"/>
  </w:num>
  <w:num w:numId="9">
    <w:abstractNumId w:val="25"/>
  </w:num>
  <w:num w:numId="10">
    <w:abstractNumId w:val="36"/>
  </w:num>
  <w:num w:numId="11">
    <w:abstractNumId w:val="15"/>
  </w:num>
  <w:num w:numId="12">
    <w:abstractNumId w:val="27"/>
  </w:num>
  <w:num w:numId="13">
    <w:abstractNumId w:val="9"/>
  </w:num>
  <w:num w:numId="14">
    <w:abstractNumId w:val="28"/>
  </w:num>
  <w:num w:numId="15">
    <w:abstractNumId w:val="5"/>
  </w:num>
  <w:num w:numId="16">
    <w:abstractNumId w:val="30"/>
  </w:num>
  <w:num w:numId="17">
    <w:abstractNumId w:val="34"/>
  </w:num>
  <w:num w:numId="18">
    <w:abstractNumId w:val="38"/>
  </w:num>
  <w:num w:numId="19">
    <w:abstractNumId w:val="35"/>
  </w:num>
  <w:num w:numId="20">
    <w:abstractNumId w:val="7"/>
  </w:num>
  <w:num w:numId="21">
    <w:abstractNumId w:val="20"/>
  </w:num>
  <w:num w:numId="22">
    <w:abstractNumId w:val="33"/>
  </w:num>
  <w:num w:numId="23">
    <w:abstractNumId w:val="13"/>
  </w:num>
  <w:num w:numId="24">
    <w:abstractNumId w:val="32"/>
  </w:num>
  <w:num w:numId="25">
    <w:abstractNumId w:val="1"/>
  </w:num>
  <w:num w:numId="26">
    <w:abstractNumId w:val="31"/>
  </w:num>
  <w:num w:numId="27">
    <w:abstractNumId w:val="12"/>
  </w:num>
  <w:num w:numId="28">
    <w:abstractNumId w:val="14"/>
  </w:num>
  <w:num w:numId="29">
    <w:abstractNumId w:val="19"/>
  </w:num>
  <w:num w:numId="30">
    <w:abstractNumId w:val="29"/>
  </w:num>
  <w:num w:numId="31">
    <w:abstractNumId w:val="23"/>
  </w:num>
  <w:num w:numId="32">
    <w:abstractNumId w:val="6"/>
  </w:num>
  <w:num w:numId="33">
    <w:abstractNumId w:val="10"/>
  </w:num>
  <w:num w:numId="34">
    <w:abstractNumId w:val="17"/>
  </w:num>
  <w:num w:numId="35">
    <w:abstractNumId w:val="24"/>
  </w:num>
  <w:num w:numId="36">
    <w:abstractNumId w:val="22"/>
  </w:num>
  <w:num w:numId="37">
    <w:abstractNumId w:val="37"/>
  </w:num>
  <w:num w:numId="38">
    <w:abstractNumId w:val="8"/>
  </w:num>
  <w:num w:numId="39">
    <w:abstractNumId w:val="21"/>
  </w:num>
  <w:num w:numId="4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ell">
    <w15:presenceInfo w15:providerId="None" w15:userId="Del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AEC"/>
    <w:rsid w:val="00047132"/>
    <w:rsid w:val="00054531"/>
    <w:rsid w:val="00094FDA"/>
    <w:rsid w:val="000B0BE5"/>
    <w:rsid w:val="000E5035"/>
    <w:rsid w:val="000F49B5"/>
    <w:rsid w:val="00120CDD"/>
    <w:rsid w:val="00127247"/>
    <w:rsid w:val="00133141"/>
    <w:rsid w:val="00140A4C"/>
    <w:rsid w:val="0015709E"/>
    <w:rsid w:val="00163651"/>
    <w:rsid w:val="0019164B"/>
    <w:rsid w:val="001B75AE"/>
    <w:rsid w:val="001F2C40"/>
    <w:rsid w:val="001F65A7"/>
    <w:rsid w:val="001F6FBB"/>
    <w:rsid w:val="0021004F"/>
    <w:rsid w:val="00236807"/>
    <w:rsid w:val="00245154"/>
    <w:rsid w:val="00286922"/>
    <w:rsid w:val="002939F4"/>
    <w:rsid w:val="0029456A"/>
    <w:rsid w:val="002958A4"/>
    <w:rsid w:val="002E776A"/>
    <w:rsid w:val="0032125A"/>
    <w:rsid w:val="003618A3"/>
    <w:rsid w:val="00397BF9"/>
    <w:rsid w:val="003B3AEC"/>
    <w:rsid w:val="003C72B7"/>
    <w:rsid w:val="003D5783"/>
    <w:rsid w:val="003F5689"/>
    <w:rsid w:val="00424593"/>
    <w:rsid w:val="00426A6E"/>
    <w:rsid w:val="00433C61"/>
    <w:rsid w:val="00453918"/>
    <w:rsid w:val="00466B93"/>
    <w:rsid w:val="004D489A"/>
    <w:rsid w:val="004E609E"/>
    <w:rsid w:val="004F1A53"/>
    <w:rsid w:val="0051480C"/>
    <w:rsid w:val="00566D44"/>
    <w:rsid w:val="005932D9"/>
    <w:rsid w:val="00593B0B"/>
    <w:rsid w:val="005C28E4"/>
    <w:rsid w:val="005E6A13"/>
    <w:rsid w:val="00605A6D"/>
    <w:rsid w:val="00624DD7"/>
    <w:rsid w:val="00637952"/>
    <w:rsid w:val="00641076"/>
    <w:rsid w:val="006537BF"/>
    <w:rsid w:val="00661842"/>
    <w:rsid w:val="006771DD"/>
    <w:rsid w:val="00690711"/>
    <w:rsid w:val="00691733"/>
    <w:rsid w:val="0069495F"/>
    <w:rsid w:val="006C06D3"/>
    <w:rsid w:val="006C6EFB"/>
    <w:rsid w:val="006D734F"/>
    <w:rsid w:val="007445F5"/>
    <w:rsid w:val="007A181D"/>
    <w:rsid w:val="007C53AA"/>
    <w:rsid w:val="007F787D"/>
    <w:rsid w:val="00802EBC"/>
    <w:rsid w:val="008278DB"/>
    <w:rsid w:val="00855683"/>
    <w:rsid w:val="008E1F5B"/>
    <w:rsid w:val="008E5A82"/>
    <w:rsid w:val="00902920"/>
    <w:rsid w:val="00945176"/>
    <w:rsid w:val="00962867"/>
    <w:rsid w:val="00987E50"/>
    <w:rsid w:val="00990134"/>
    <w:rsid w:val="009B5031"/>
    <w:rsid w:val="009B5360"/>
    <w:rsid w:val="009C27BE"/>
    <w:rsid w:val="009E1DF7"/>
    <w:rsid w:val="009E3279"/>
    <w:rsid w:val="009F189D"/>
    <w:rsid w:val="009F218A"/>
    <w:rsid w:val="00A029E3"/>
    <w:rsid w:val="00A1728E"/>
    <w:rsid w:val="00A247D6"/>
    <w:rsid w:val="00A43879"/>
    <w:rsid w:val="00A772E2"/>
    <w:rsid w:val="00AE528B"/>
    <w:rsid w:val="00AF31D5"/>
    <w:rsid w:val="00AF636D"/>
    <w:rsid w:val="00B05A23"/>
    <w:rsid w:val="00B82AE1"/>
    <w:rsid w:val="00B84783"/>
    <w:rsid w:val="00B85D1F"/>
    <w:rsid w:val="00BE4C27"/>
    <w:rsid w:val="00C5312E"/>
    <w:rsid w:val="00C70AF0"/>
    <w:rsid w:val="00C72716"/>
    <w:rsid w:val="00C83AC9"/>
    <w:rsid w:val="00CE33DC"/>
    <w:rsid w:val="00CF3614"/>
    <w:rsid w:val="00D13BAC"/>
    <w:rsid w:val="00D42AFA"/>
    <w:rsid w:val="00D4469D"/>
    <w:rsid w:val="00D47956"/>
    <w:rsid w:val="00D600C4"/>
    <w:rsid w:val="00DA039F"/>
    <w:rsid w:val="00DA129B"/>
    <w:rsid w:val="00DC5620"/>
    <w:rsid w:val="00DC5874"/>
    <w:rsid w:val="00DC7424"/>
    <w:rsid w:val="00E124DE"/>
    <w:rsid w:val="00E2187E"/>
    <w:rsid w:val="00E219CB"/>
    <w:rsid w:val="00E3585C"/>
    <w:rsid w:val="00E416E4"/>
    <w:rsid w:val="00E525A5"/>
    <w:rsid w:val="00E852B8"/>
    <w:rsid w:val="00EE2D07"/>
    <w:rsid w:val="00F120A5"/>
    <w:rsid w:val="00F20552"/>
    <w:rsid w:val="00F273E4"/>
    <w:rsid w:val="00F80E67"/>
    <w:rsid w:val="00FC086C"/>
    <w:rsid w:val="00FE17D3"/>
    <w:rsid w:val="00FE3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6CCE99"/>
  <w15:chartTrackingRefBased/>
  <w15:docId w15:val="{33775E2D-5E8D-4B07-A3CB-7A83971E6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148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32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525A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525A5"/>
    <w:rPr>
      <w:sz w:val="18"/>
      <w:szCs w:val="18"/>
    </w:rPr>
  </w:style>
  <w:style w:type="paragraph" w:styleId="a5">
    <w:name w:val="List Paragraph"/>
    <w:basedOn w:val="a"/>
    <w:uiPriority w:val="34"/>
    <w:qFormat/>
    <w:rsid w:val="007445F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1480C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a7"/>
    <w:uiPriority w:val="10"/>
    <w:qFormat/>
    <w:rsid w:val="00CF361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CF36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8278DB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8278DB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772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772E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772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772E2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A772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e">
    <w:name w:val="Table Grid"/>
    <w:basedOn w:val="a1"/>
    <w:uiPriority w:val="39"/>
    <w:rsid w:val="009B50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semiHidden/>
    <w:rsid w:val="005932D9"/>
    <w:rPr>
      <w:b/>
      <w:bCs/>
      <w:sz w:val="32"/>
      <w:szCs w:val="32"/>
    </w:rPr>
  </w:style>
  <w:style w:type="paragraph" w:styleId="af">
    <w:name w:val="No Spacing"/>
    <w:uiPriority w:val="1"/>
    <w:qFormat/>
    <w:rsid w:val="00DC5874"/>
    <w:pPr>
      <w:widowControl w:val="0"/>
      <w:jc w:val="both"/>
    </w:pPr>
    <w:rPr>
      <w:rFonts w:ascii="Arial" w:hAnsi="Arial" w:cs="Arial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0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7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7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1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6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4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2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3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2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6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bithum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A48AD-993C-4122-B373-4325B3401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5745</Words>
  <Characters>32753</Characters>
  <Application>Microsoft Office Word</Application>
  <DocSecurity>0</DocSecurity>
  <Lines>272</Lines>
  <Paragraphs>76</Paragraphs>
  <ScaleCrop>false</ScaleCrop>
  <Company/>
  <LinksUpToDate>false</LinksUpToDate>
  <CharactersWithSpaces>38422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2019-08-28T12:50:00Z</dcterms:created>
  <dcterms:modified xsi:type="dcterms:W3CDTF">2019-08-28T12:50:00Z</dcterms:modified>
</cp:coreProperties>
</file>